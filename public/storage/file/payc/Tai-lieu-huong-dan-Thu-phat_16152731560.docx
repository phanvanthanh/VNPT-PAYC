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r w:rsidRPr="00951E7F">
        <w:rPr>
          <w:rFonts w:ascii="Times New Roman" w:hAnsi="Times New Roman" w:cs="Times New Roman"/>
          <w:b/>
          <w:sz w:val="28"/>
          <w:szCs w:val="28"/>
        </w:rPr>
        <w:t>VĂN PHÒNG CHÍNH PHỦ</w:t>
      </w: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r w:rsidRPr="00951E7F">
        <w:rPr>
          <w:rFonts w:ascii="Times New Roman" w:hAnsi="Times New Roman" w:cs="Times New Roman"/>
          <w:b/>
          <w:sz w:val="28"/>
          <w:szCs w:val="28"/>
        </w:rPr>
        <w:t xml:space="preserve">TÀI LIỆU </w:t>
      </w:r>
      <w:r w:rsidRPr="00951E7F">
        <w:rPr>
          <w:rFonts w:ascii="Times New Roman" w:hAnsi="Times New Roman" w:cs="Times New Roman"/>
          <w:b/>
          <w:sz w:val="28"/>
          <w:szCs w:val="28"/>
          <w:lang w:val="vi-VN"/>
        </w:rPr>
        <w:t xml:space="preserve">HƯỚNG DẪN </w:t>
      </w:r>
      <w:r w:rsidRPr="00951E7F">
        <w:rPr>
          <w:rFonts w:ascii="Times New Roman" w:hAnsi="Times New Roman" w:cs="Times New Roman"/>
          <w:b/>
          <w:sz w:val="28"/>
          <w:szCs w:val="28"/>
        </w:rPr>
        <w:t>SỬ DỤNG</w:t>
      </w: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DỊCH VỤ NỘP PHẠT VI PHẠM HÀNH CHÍNH TRONG LĨNH VỰC GIAO THÔNG ĐƯỜNG BỘ THUỘC THẨM QUYỀN CẢNH SÁT GIAO THÔNG </w:t>
      </w:r>
      <w:r w:rsidRPr="00951E7F">
        <w:rPr>
          <w:rFonts w:ascii="Times New Roman" w:hAnsi="Times New Roman" w:cs="Times New Roman"/>
          <w:b/>
          <w:sz w:val="28"/>
          <w:szCs w:val="28"/>
        </w:rPr>
        <w:t>TRÊN CỔNG DỊCH VỤ CÔNG QUỐC GIA</w:t>
      </w:r>
    </w:p>
    <w:p w:rsidR="00951E7F" w:rsidRPr="00951E7F" w:rsidRDefault="00951E7F" w:rsidP="00951E7F">
      <w:pPr>
        <w:tabs>
          <w:tab w:val="center" w:pos="4844"/>
          <w:tab w:val="right" w:pos="9688"/>
        </w:tabs>
        <w:spacing w:line="276" w:lineRule="auto"/>
        <w:jc w:val="center"/>
        <w:rPr>
          <w:rFonts w:ascii="Times New Roman" w:hAnsi="Times New Roman" w:cs="Times New Roman"/>
          <w:b/>
          <w:sz w:val="28"/>
          <w:szCs w:val="28"/>
        </w:rPr>
      </w:pPr>
    </w:p>
    <w:p w:rsidR="00951E7F" w:rsidRPr="00951E7F" w:rsidRDefault="00951E7F" w:rsidP="00951E7F">
      <w:pPr>
        <w:tabs>
          <w:tab w:val="center" w:pos="4844"/>
          <w:tab w:val="right" w:pos="9688"/>
        </w:tabs>
        <w:spacing w:line="276" w:lineRule="auto"/>
        <w:jc w:val="both"/>
        <w:rPr>
          <w:rFonts w:ascii="Times New Roman" w:hAnsi="Times New Roman" w:cs="Times New Roman"/>
          <w:b/>
          <w:sz w:val="26"/>
          <w:szCs w:val="26"/>
        </w:rPr>
      </w:pPr>
    </w:p>
    <w:p w:rsidR="00951E7F" w:rsidRPr="00951E7F" w:rsidRDefault="00951E7F" w:rsidP="00951E7F">
      <w:pPr>
        <w:tabs>
          <w:tab w:val="center" w:pos="4844"/>
          <w:tab w:val="right" w:pos="9688"/>
        </w:tabs>
        <w:spacing w:line="276" w:lineRule="auto"/>
        <w:jc w:val="both"/>
        <w:rPr>
          <w:rFonts w:ascii="Times New Roman" w:hAnsi="Times New Roman" w:cs="Times New Roman"/>
          <w:b/>
          <w:sz w:val="26"/>
          <w:szCs w:val="26"/>
        </w:rPr>
      </w:pPr>
    </w:p>
    <w:p w:rsidR="00951E7F" w:rsidRPr="00951E7F" w:rsidRDefault="00951E7F" w:rsidP="00951E7F">
      <w:pPr>
        <w:tabs>
          <w:tab w:val="center" w:pos="4844"/>
          <w:tab w:val="right" w:pos="9688"/>
        </w:tabs>
        <w:spacing w:line="276" w:lineRule="auto"/>
        <w:jc w:val="both"/>
        <w:rPr>
          <w:rFonts w:ascii="Times New Roman" w:hAnsi="Times New Roman" w:cs="Times New Roman"/>
          <w:b/>
          <w:sz w:val="26"/>
          <w:szCs w:val="26"/>
        </w:rPr>
      </w:pPr>
    </w:p>
    <w:p w:rsidR="00951E7F" w:rsidRPr="00951E7F" w:rsidRDefault="00951E7F" w:rsidP="00951E7F">
      <w:pPr>
        <w:tabs>
          <w:tab w:val="center" w:pos="4844"/>
          <w:tab w:val="right" w:pos="9688"/>
        </w:tabs>
        <w:spacing w:line="276" w:lineRule="auto"/>
        <w:jc w:val="both"/>
        <w:rPr>
          <w:rFonts w:ascii="Times New Roman" w:hAnsi="Times New Roman" w:cs="Times New Roman"/>
          <w:b/>
          <w:sz w:val="26"/>
          <w:szCs w:val="26"/>
        </w:rPr>
      </w:pPr>
      <w:r w:rsidRPr="00951E7F">
        <w:rPr>
          <w:rFonts w:ascii="Times New Roman" w:hAnsi="Times New Roman" w:cs="Times New Roman"/>
          <w:b/>
          <w:sz w:val="26"/>
          <w:szCs w:val="26"/>
        </w:rPr>
        <w:br w:type="page"/>
      </w:r>
    </w:p>
    <w:p w:rsidR="00BB00C7" w:rsidRPr="008A47D7" w:rsidRDefault="00BB00C7" w:rsidP="001E45E2">
      <w:pPr>
        <w:tabs>
          <w:tab w:val="center" w:pos="4844"/>
          <w:tab w:val="right" w:pos="9688"/>
        </w:tabs>
        <w:spacing w:line="276" w:lineRule="auto"/>
        <w:jc w:val="both"/>
        <w:rPr>
          <w:rFonts w:ascii="Times New Roman" w:hAnsi="Times New Roman" w:cs="Times New Roman"/>
          <w:sz w:val="26"/>
          <w:szCs w:val="26"/>
        </w:rPr>
        <w:sectPr w:rsidR="00BB00C7" w:rsidRPr="008A47D7" w:rsidSect="00200C4D">
          <w:pgSz w:w="11906" w:h="16838" w:code="9"/>
          <w:pgMar w:top="1138" w:right="1134" w:bottom="1138" w:left="1699" w:header="720" w:footer="720" w:gutter="0"/>
          <w:cols w:space="720"/>
          <w:docGrid w:linePitch="360"/>
        </w:sectPr>
      </w:pPr>
    </w:p>
    <w:p w:rsidR="00BB00C7" w:rsidRPr="008A47D7" w:rsidRDefault="00BB00C7" w:rsidP="001E45E2">
      <w:pPr>
        <w:spacing w:before="120" w:after="120" w:line="276" w:lineRule="auto"/>
        <w:jc w:val="center"/>
        <w:rPr>
          <w:rFonts w:ascii="Times New Roman" w:hAnsi="Times New Roman" w:cs="Times New Roman"/>
          <w:b/>
          <w:sz w:val="26"/>
          <w:szCs w:val="26"/>
        </w:rPr>
      </w:pPr>
      <w:r w:rsidRPr="008A47D7">
        <w:rPr>
          <w:rFonts w:ascii="Times New Roman" w:hAnsi="Times New Roman" w:cs="Times New Roman"/>
          <w:b/>
          <w:sz w:val="26"/>
          <w:szCs w:val="26"/>
        </w:rPr>
        <w:lastRenderedPageBreak/>
        <w:t>MỤC LỤC</w:t>
      </w:r>
    </w:p>
    <w:p w:rsidR="00BB00C7" w:rsidRPr="008A47D7" w:rsidRDefault="00BB00C7" w:rsidP="001E45E2">
      <w:pPr>
        <w:spacing w:before="120" w:after="120" w:line="276" w:lineRule="auto"/>
        <w:jc w:val="both"/>
        <w:rPr>
          <w:rFonts w:ascii="Times New Roman" w:hAnsi="Times New Roman" w:cs="Times New Roman"/>
          <w:b/>
          <w:sz w:val="26"/>
          <w:szCs w:val="26"/>
        </w:rPr>
      </w:pPr>
    </w:p>
    <w:sdt>
      <w:sdtPr>
        <w:rPr>
          <w:rFonts w:asciiTheme="minorHAnsi" w:eastAsiaTheme="minorHAnsi" w:hAnsiTheme="minorHAnsi" w:cstheme="minorBidi"/>
          <w:sz w:val="26"/>
          <w:szCs w:val="26"/>
        </w:rPr>
        <w:id w:val="503627270"/>
        <w:docPartObj>
          <w:docPartGallery w:val="Table of Contents"/>
          <w:docPartUnique/>
        </w:docPartObj>
      </w:sdtPr>
      <w:sdtEndPr>
        <w:rPr>
          <w:noProof/>
        </w:rPr>
      </w:sdtEndPr>
      <w:sdtContent>
        <w:p w:rsidR="00DD0AB9" w:rsidRDefault="00504C34">
          <w:pPr>
            <w:pStyle w:val="TOC1"/>
            <w:rPr>
              <w:ins w:id="0" w:author="nguyendinhloi" w:date="2020-03-12T11:21:00Z"/>
              <w:rFonts w:asciiTheme="minorHAnsi" w:eastAsiaTheme="minorEastAsia" w:hAnsiTheme="minorHAnsi" w:cstheme="minorBidi"/>
              <w:noProof/>
              <w:sz w:val="22"/>
              <w:szCs w:val="22"/>
            </w:rPr>
          </w:pPr>
          <w:r w:rsidRPr="00504C34">
            <w:rPr>
              <w:sz w:val="26"/>
              <w:szCs w:val="26"/>
            </w:rPr>
            <w:fldChar w:fldCharType="begin"/>
          </w:r>
          <w:r w:rsidR="00BB00C7" w:rsidRPr="008A47D7">
            <w:rPr>
              <w:sz w:val="26"/>
              <w:szCs w:val="26"/>
            </w:rPr>
            <w:instrText xml:space="preserve"> TOC \o "1-3" \h \z \u </w:instrText>
          </w:r>
          <w:r w:rsidRPr="00504C34">
            <w:rPr>
              <w:sz w:val="26"/>
              <w:szCs w:val="26"/>
            </w:rPr>
            <w:fldChar w:fldCharType="separate"/>
          </w:r>
          <w:ins w:id="1" w:author="nguyendinhloi" w:date="2020-03-12T11:21:00Z">
            <w:r w:rsidR="00DD0AB9" w:rsidRPr="008B39CA">
              <w:rPr>
                <w:rStyle w:val="Hyperlink"/>
                <w:noProof/>
              </w:rPr>
              <w:fldChar w:fldCharType="begin"/>
            </w:r>
            <w:r w:rsidR="00DD0AB9" w:rsidRPr="008B39CA">
              <w:rPr>
                <w:rStyle w:val="Hyperlink"/>
                <w:noProof/>
              </w:rPr>
              <w:instrText xml:space="preserve"> </w:instrText>
            </w:r>
            <w:r w:rsidR="00DD0AB9">
              <w:rPr>
                <w:noProof/>
              </w:rPr>
              <w:instrText>HYPERLINK \l "_Toc34904506"</w:instrText>
            </w:r>
            <w:r w:rsidR="00DD0AB9" w:rsidRPr="008B39CA">
              <w:rPr>
                <w:rStyle w:val="Hyperlink"/>
                <w:noProof/>
              </w:rPr>
              <w:instrText xml:space="preserve"> </w:instrText>
            </w:r>
            <w:r w:rsidR="00DD0AB9" w:rsidRPr="008B39CA">
              <w:rPr>
                <w:rStyle w:val="Hyperlink"/>
                <w:noProof/>
              </w:rPr>
            </w:r>
            <w:r w:rsidR="00DD0AB9" w:rsidRPr="008B39CA">
              <w:rPr>
                <w:rStyle w:val="Hyperlink"/>
                <w:noProof/>
              </w:rPr>
              <w:fldChar w:fldCharType="separate"/>
            </w:r>
            <w:r w:rsidR="00DD0AB9" w:rsidRPr="008B39CA">
              <w:rPr>
                <w:rStyle w:val="Hyperlink"/>
                <w:noProof/>
              </w:rPr>
              <w:t>I</w:t>
            </w:r>
            <w:r w:rsidR="00DD0AB9">
              <w:rPr>
                <w:rFonts w:asciiTheme="minorHAnsi" w:eastAsiaTheme="minorEastAsia" w:hAnsiTheme="minorHAnsi" w:cstheme="minorBidi"/>
                <w:noProof/>
                <w:sz w:val="22"/>
                <w:szCs w:val="22"/>
              </w:rPr>
              <w:tab/>
            </w:r>
            <w:r w:rsidR="00DD0AB9" w:rsidRPr="008B39CA">
              <w:rPr>
                <w:rStyle w:val="Hyperlink"/>
                <w:noProof/>
              </w:rPr>
              <w:t>MỞ ĐẦU</w:t>
            </w:r>
            <w:r w:rsidR="00DD0AB9">
              <w:rPr>
                <w:noProof/>
                <w:webHidden/>
              </w:rPr>
              <w:tab/>
            </w:r>
            <w:r w:rsidR="00DD0AB9">
              <w:rPr>
                <w:noProof/>
                <w:webHidden/>
              </w:rPr>
              <w:fldChar w:fldCharType="begin"/>
            </w:r>
            <w:r w:rsidR="00DD0AB9">
              <w:rPr>
                <w:noProof/>
                <w:webHidden/>
              </w:rPr>
              <w:instrText xml:space="preserve"> PAGEREF _Toc34904506 \h </w:instrText>
            </w:r>
            <w:r w:rsidR="00DD0AB9">
              <w:rPr>
                <w:noProof/>
                <w:webHidden/>
              </w:rPr>
            </w:r>
          </w:ins>
          <w:r w:rsidR="00DD0AB9">
            <w:rPr>
              <w:noProof/>
              <w:webHidden/>
            </w:rPr>
            <w:fldChar w:fldCharType="separate"/>
          </w:r>
          <w:ins w:id="2" w:author="nguyendinhloi" w:date="2020-03-12T11:21:00Z">
            <w:r w:rsidR="00DD0AB9">
              <w:rPr>
                <w:noProof/>
                <w:webHidden/>
              </w:rPr>
              <w:t>2</w:t>
            </w:r>
            <w:r w:rsidR="00DD0AB9">
              <w:rPr>
                <w:noProof/>
                <w:webHidden/>
              </w:rPr>
              <w:fldChar w:fldCharType="end"/>
            </w:r>
            <w:r w:rsidR="00DD0AB9" w:rsidRPr="008B39CA">
              <w:rPr>
                <w:rStyle w:val="Hyperlink"/>
                <w:noProof/>
              </w:rPr>
              <w:fldChar w:fldCharType="end"/>
            </w:r>
          </w:ins>
        </w:p>
        <w:p w:rsidR="00DD0AB9" w:rsidRDefault="00DD0AB9">
          <w:pPr>
            <w:pStyle w:val="TOC2"/>
            <w:tabs>
              <w:tab w:val="left" w:pos="880"/>
              <w:tab w:val="right" w:leader="dot" w:pos="9063"/>
            </w:tabs>
            <w:rPr>
              <w:ins w:id="3" w:author="nguyendinhloi" w:date="2020-03-12T11:21:00Z"/>
              <w:rFonts w:asciiTheme="minorHAnsi" w:eastAsiaTheme="minorEastAsia" w:hAnsiTheme="minorHAnsi" w:cstheme="minorBidi"/>
              <w:noProof/>
              <w:sz w:val="22"/>
              <w:szCs w:val="22"/>
            </w:rPr>
          </w:pPr>
          <w:ins w:id="4" w:author="nguyendinhloi" w:date="2020-03-12T11:21:00Z">
            <w:r w:rsidRPr="008B39CA">
              <w:rPr>
                <w:rStyle w:val="Hyperlink"/>
                <w:noProof/>
              </w:rPr>
              <w:fldChar w:fldCharType="begin"/>
            </w:r>
            <w:r w:rsidRPr="008B39CA">
              <w:rPr>
                <w:rStyle w:val="Hyperlink"/>
                <w:noProof/>
              </w:rPr>
              <w:instrText xml:space="preserve"> </w:instrText>
            </w:r>
            <w:r>
              <w:rPr>
                <w:noProof/>
              </w:rPr>
              <w:instrText>HYPERLINK \l "_Toc34904507"</w:instrText>
            </w:r>
            <w:r w:rsidRPr="008B39CA">
              <w:rPr>
                <w:rStyle w:val="Hyperlink"/>
                <w:noProof/>
              </w:rPr>
              <w:instrText xml:space="preserve"> </w:instrText>
            </w:r>
            <w:r w:rsidRPr="008B39CA">
              <w:rPr>
                <w:rStyle w:val="Hyperlink"/>
                <w:noProof/>
              </w:rPr>
            </w:r>
            <w:r w:rsidRPr="008B39CA">
              <w:rPr>
                <w:rStyle w:val="Hyperlink"/>
                <w:noProof/>
              </w:rPr>
              <w:fldChar w:fldCharType="separate"/>
            </w:r>
            <w:r w:rsidRPr="008B39CA">
              <w:rPr>
                <w:rStyle w:val="Hyperlink"/>
                <w:noProof/>
              </w:rPr>
              <w:t>I.1</w:t>
            </w:r>
            <w:r>
              <w:rPr>
                <w:rFonts w:asciiTheme="minorHAnsi" w:eastAsiaTheme="minorEastAsia" w:hAnsiTheme="minorHAnsi" w:cstheme="minorBidi"/>
                <w:noProof/>
                <w:sz w:val="22"/>
                <w:szCs w:val="22"/>
              </w:rPr>
              <w:tab/>
            </w:r>
            <w:r w:rsidRPr="008B39CA">
              <w:rPr>
                <w:rStyle w:val="Hyperlink"/>
                <w:noProof/>
              </w:rPr>
              <w:t>Mục đích tài liệu</w:t>
            </w:r>
            <w:r>
              <w:rPr>
                <w:noProof/>
                <w:webHidden/>
              </w:rPr>
              <w:tab/>
            </w:r>
            <w:r>
              <w:rPr>
                <w:noProof/>
                <w:webHidden/>
              </w:rPr>
              <w:fldChar w:fldCharType="begin"/>
            </w:r>
            <w:r>
              <w:rPr>
                <w:noProof/>
                <w:webHidden/>
              </w:rPr>
              <w:instrText xml:space="preserve"> PAGEREF _Toc34904507 \h </w:instrText>
            </w:r>
            <w:r>
              <w:rPr>
                <w:noProof/>
                <w:webHidden/>
              </w:rPr>
            </w:r>
          </w:ins>
          <w:r>
            <w:rPr>
              <w:noProof/>
              <w:webHidden/>
            </w:rPr>
            <w:fldChar w:fldCharType="separate"/>
          </w:r>
          <w:ins w:id="5" w:author="nguyendinhloi" w:date="2020-03-12T11:21:00Z">
            <w:r>
              <w:rPr>
                <w:noProof/>
                <w:webHidden/>
              </w:rPr>
              <w:t>2</w:t>
            </w:r>
            <w:r>
              <w:rPr>
                <w:noProof/>
                <w:webHidden/>
              </w:rPr>
              <w:fldChar w:fldCharType="end"/>
            </w:r>
            <w:r w:rsidRPr="008B39CA">
              <w:rPr>
                <w:rStyle w:val="Hyperlink"/>
                <w:noProof/>
              </w:rPr>
              <w:fldChar w:fldCharType="end"/>
            </w:r>
          </w:ins>
        </w:p>
        <w:p w:rsidR="00DD0AB9" w:rsidRDefault="00DD0AB9">
          <w:pPr>
            <w:pStyle w:val="TOC2"/>
            <w:tabs>
              <w:tab w:val="left" w:pos="880"/>
              <w:tab w:val="right" w:leader="dot" w:pos="9063"/>
            </w:tabs>
            <w:rPr>
              <w:ins w:id="6" w:author="nguyendinhloi" w:date="2020-03-12T11:21:00Z"/>
              <w:rFonts w:asciiTheme="minorHAnsi" w:eastAsiaTheme="minorEastAsia" w:hAnsiTheme="minorHAnsi" w:cstheme="minorBidi"/>
              <w:noProof/>
              <w:sz w:val="22"/>
              <w:szCs w:val="22"/>
            </w:rPr>
          </w:pPr>
          <w:ins w:id="7" w:author="nguyendinhloi" w:date="2020-03-12T11:21:00Z">
            <w:r w:rsidRPr="008B39CA">
              <w:rPr>
                <w:rStyle w:val="Hyperlink"/>
                <w:noProof/>
              </w:rPr>
              <w:fldChar w:fldCharType="begin"/>
            </w:r>
            <w:r w:rsidRPr="008B39CA">
              <w:rPr>
                <w:rStyle w:val="Hyperlink"/>
                <w:noProof/>
              </w:rPr>
              <w:instrText xml:space="preserve"> </w:instrText>
            </w:r>
            <w:r>
              <w:rPr>
                <w:noProof/>
              </w:rPr>
              <w:instrText>HYPERLINK \l "_Toc34904508"</w:instrText>
            </w:r>
            <w:r w:rsidRPr="008B39CA">
              <w:rPr>
                <w:rStyle w:val="Hyperlink"/>
                <w:noProof/>
              </w:rPr>
              <w:instrText xml:space="preserve"> </w:instrText>
            </w:r>
            <w:r w:rsidRPr="008B39CA">
              <w:rPr>
                <w:rStyle w:val="Hyperlink"/>
                <w:noProof/>
              </w:rPr>
            </w:r>
            <w:r w:rsidRPr="008B39CA">
              <w:rPr>
                <w:rStyle w:val="Hyperlink"/>
                <w:noProof/>
              </w:rPr>
              <w:fldChar w:fldCharType="separate"/>
            </w:r>
            <w:r w:rsidRPr="008B39CA">
              <w:rPr>
                <w:rStyle w:val="Hyperlink"/>
                <w:noProof/>
              </w:rPr>
              <w:t>I.2</w:t>
            </w:r>
            <w:r>
              <w:rPr>
                <w:rFonts w:asciiTheme="minorHAnsi" w:eastAsiaTheme="minorEastAsia" w:hAnsiTheme="minorHAnsi" w:cstheme="minorBidi"/>
                <w:noProof/>
                <w:sz w:val="22"/>
                <w:szCs w:val="22"/>
              </w:rPr>
              <w:tab/>
            </w:r>
            <w:r w:rsidRPr="008B39CA">
              <w:rPr>
                <w:rStyle w:val="Hyperlink"/>
                <w:noProof/>
              </w:rPr>
              <w:t>Phạm vi</w:t>
            </w:r>
            <w:r>
              <w:rPr>
                <w:noProof/>
                <w:webHidden/>
              </w:rPr>
              <w:tab/>
            </w:r>
            <w:r>
              <w:rPr>
                <w:noProof/>
                <w:webHidden/>
              </w:rPr>
              <w:fldChar w:fldCharType="begin"/>
            </w:r>
            <w:r>
              <w:rPr>
                <w:noProof/>
                <w:webHidden/>
              </w:rPr>
              <w:instrText xml:space="preserve"> PAGEREF _Toc34904508 \h </w:instrText>
            </w:r>
            <w:r>
              <w:rPr>
                <w:noProof/>
                <w:webHidden/>
              </w:rPr>
            </w:r>
          </w:ins>
          <w:r>
            <w:rPr>
              <w:noProof/>
              <w:webHidden/>
            </w:rPr>
            <w:fldChar w:fldCharType="separate"/>
          </w:r>
          <w:ins w:id="8" w:author="nguyendinhloi" w:date="2020-03-12T11:21:00Z">
            <w:r>
              <w:rPr>
                <w:noProof/>
                <w:webHidden/>
              </w:rPr>
              <w:t>2</w:t>
            </w:r>
            <w:r>
              <w:rPr>
                <w:noProof/>
                <w:webHidden/>
              </w:rPr>
              <w:fldChar w:fldCharType="end"/>
            </w:r>
            <w:r w:rsidRPr="008B39CA">
              <w:rPr>
                <w:rStyle w:val="Hyperlink"/>
                <w:noProof/>
              </w:rPr>
              <w:fldChar w:fldCharType="end"/>
            </w:r>
          </w:ins>
        </w:p>
        <w:p w:rsidR="00DD0AB9" w:rsidRDefault="00DD0AB9">
          <w:pPr>
            <w:pStyle w:val="TOC1"/>
            <w:rPr>
              <w:ins w:id="9" w:author="nguyendinhloi" w:date="2020-03-12T11:21:00Z"/>
              <w:rFonts w:asciiTheme="minorHAnsi" w:eastAsiaTheme="minorEastAsia" w:hAnsiTheme="minorHAnsi" w:cstheme="minorBidi"/>
              <w:noProof/>
              <w:sz w:val="22"/>
              <w:szCs w:val="22"/>
            </w:rPr>
          </w:pPr>
          <w:ins w:id="10" w:author="nguyendinhloi" w:date="2020-03-12T11:21:00Z">
            <w:r w:rsidRPr="008B39CA">
              <w:rPr>
                <w:rStyle w:val="Hyperlink"/>
                <w:noProof/>
              </w:rPr>
              <w:fldChar w:fldCharType="begin"/>
            </w:r>
            <w:r w:rsidRPr="008B39CA">
              <w:rPr>
                <w:rStyle w:val="Hyperlink"/>
                <w:noProof/>
              </w:rPr>
              <w:instrText xml:space="preserve"> </w:instrText>
            </w:r>
            <w:r>
              <w:rPr>
                <w:noProof/>
              </w:rPr>
              <w:instrText>HYPERLINK \l "_Toc34904509"</w:instrText>
            </w:r>
            <w:r w:rsidRPr="008B39CA">
              <w:rPr>
                <w:rStyle w:val="Hyperlink"/>
                <w:noProof/>
              </w:rPr>
              <w:instrText xml:space="preserve"> </w:instrText>
            </w:r>
            <w:r w:rsidRPr="008B39CA">
              <w:rPr>
                <w:rStyle w:val="Hyperlink"/>
                <w:noProof/>
              </w:rPr>
            </w:r>
            <w:r w:rsidRPr="008B39CA">
              <w:rPr>
                <w:rStyle w:val="Hyperlink"/>
                <w:noProof/>
              </w:rPr>
              <w:fldChar w:fldCharType="separate"/>
            </w:r>
            <w:r w:rsidRPr="008B39CA">
              <w:rPr>
                <w:rStyle w:val="Hyperlink"/>
                <w:noProof/>
              </w:rPr>
              <w:t>II</w:t>
            </w:r>
            <w:r>
              <w:rPr>
                <w:rFonts w:asciiTheme="minorHAnsi" w:eastAsiaTheme="minorEastAsia" w:hAnsiTheme="minorHAnsi" w:cstheme="minorBidi"/>
                <w:noProof/>
                <w:sz w:val="22"/>
                <w:szCs w:val="22"/>
              </w:rPr>
              <w:tab/>
            </w:r>
            <w:r w:rsidRPr="008B39CA">
              <w:rPr>
                <w:rStyle w:val="Hyperlink"/>
                <w:noProof/>
              </w:rPr>
              <w:t>HƯỚNG DẪN SỬ DỤNG</w:t>
            </w:r>
            <w:r>
              <w:rPr>
                <w:noProof/>
                <w:webHidden/>
              </w:rPr>
              <w:tab/>
            </w:r>
            <w:r>
              <w:rPr>
                <w:noProof/>
                <w:webHidden/>
              </w:rPr>
              <w:fldChar w:fldCharType="begin"/>
            </w:r>
            <w:r>
              <w:rPr>
                <w:noProof/>
                <w:webHidden/>
              </w:rPr>
              <w:instrText xml:space="preserve"> PAGEREF _Toc34904509 \h </w:instrText>
            </w:r>
            <w:r>
              <w:rPr>
                <w:noProof/>
                <w:webHidden/>
              </w:rPr>
            </w:r>
          </w:ins>
          <w:r>
            <w:rPr>
              <w:noProof/>
              <w:webHidden/>
            </w:rPr>
            <w:fldChar w:fldCharType="separate"/>
          </w:r>
          <w:ins w:id="11" w:author="nguyendinhloi" w:date="2020-03-12T11:21:00Z">
            <w:r>
              <w:rPr>
                <w:noProof/>
                <w:webHidden/>
              </w:rPr>
              <w:t>2</w:t>
            </w:r>
            <w:r>
              <w:rPr>
                <w:noProof/>
                <w:webHidden/>
              </w:rPr>
              <w:fldChar w:fldCharType="end"/>
            </w:r>
            <w:r w:rsidRPr="008B39CA">
              <w:rPr>
                <w:rStyle w:val="Hyperlink"/>
                <w:noProof/>
              </w:rPr>
              <w:fldChar w:fldCharType="end"/>
            </w:r>
          </w:ins>
        </w:p>
        <w:p w:rsidR="00DD0AB9" w:rsidRDefault="00DD0AB9">
          <w:pPr>
            <w:pStyle w:val="TOC2"/>
            <w:tabs>
              <w:tab w:val="left" w:pos="880"/>
              <w:tab w:val="right" w:leader="dot" w:pos="9063"/>
            </w:tabs>
            <w:rPr>
              <w:ins w:id="12" w:author="nguyendinhloi" w:date="2020-03-12T11:21:00Z"/>
              <w:rFonts w:asciiTheme="minorHAnsi" w:eastAsiaTheme="minorEastAsia" w:hAnsiTheme="minorHAnsi" w:cstheme="minorBidi"/>
              <w:noProof/>
              <w:sz w:val="22"/>
              <w:szCs w:val="22"/>
            </w:rPr>
          </w:pPr>
          <w:ins w:id="13" w:author="nguyendinhloi" w:date="2020-03-12T11:21:00Z">
            <w:r w:rsidRPr="008B39CA">
              <w:rPr>
                <w:rStyle w:val="Hyperlink"/>
                <w:noProof/>
              </w:rPr>
              <w:fldChar w:fldCharType="begin"/>
            </w:r>
            <w:r w:rsidRPr="008B39CA">
              <w:rPr>
                <w:rStyle w:val="Hyperlink"/>
                <w:noProof/>
              </w:rPr>
              <w:instrText xml:space="preserve"> </w:instrText>
            </w:r>
            <w:r>
              <w:rPr>
                <w:noProof/>
              </w:rPr>
              <w:instrText>HYPERLINK \l "_Toc34904510"</w:instrText>
            </w:r>
            <w:r w:rsidRPr="008B39CA">
              <w:rPr>
                <w:rStyle w:val="Hyperlink"/>
                <w:noProof/>
              </w:rPr>
              <w:instrText xml:space="preserve"> </w:instrText>
            </w:r>
            <w:r w:rsidRPr="008B39CA">
              <w:rPr>
                <w:rStyle w:val="Hyperlink"/>
                <w:noProof/>
              </w:rPr>
            </w:r>
            <w:r w:rsidRPr="008B39CA">
              <w:rPr>
                <w:rStyle w:val="Hyperlink"/>
                <w:noProof/>
              </w:rPr>
              <w:fldChar w:fldCharType="separate"/>
            </w:r>
            <w:r w:rsidRPr="008B39CA">
              <w:rPr>
                <w:rStyle w:val="Hyperlink"/>
                <w:noProof/>
              </w:rPr>
              <w:t>II.1</w:t>
            </w:r>
            <w:r>
              <w:rPr>
                <w:rFonts w:asciiTheme="minorHAnsi" w:eastAsiaTheme="minorEastAsia" w:hAnsiTheme="minorHAnsi" w:cstheme="minorBidi"/>
                <w:noProof/>
                <w:sz w:val="22"/>
                <w:szCs w:val="22"/>
              </w:rPr>
              <w:tab/>
            </w:r>
            <w:r w:rsidRPr="008B39CA">
              <w:rPr>
                <w:rStyle w:val="Hyperlink"/>
                <w:noProof/>
              </w:rPr>
              <w:t>Tra cứu quyết định sử phạt</w:t>
            </w:r>
            <w:r>
              <w:rPr>
                <w:noProof/>
                <w:webHidden/>
              </w:rPr>
              <w:tab/>
            </w:r>
            <w:r>
              <w:rPr>
                <w:noProof/>
                <w:webHidden/>
              </w:rPr>
              <w:fldChar w:fldCharType="begin"/>
            </w:r>
            <w:r>
              <w:rPr>
                <w:noProof/>
                <w:webHidden/>
              </w:rPr>
              <w:instrText xml:space="preserve"> PAGEREF _Toc34904510 \h </w:instrText>
            </w:r>
            <w:r>
              <w:rPr>
                <w:noProof/>
                <w:webHidden/>
              </w:rPr>
            </w:r>
          </w:ins>
          <w:r>
            <w:rPr>
              <w:noProof/>
              <w:webHidden/>
            </w:rPr>
            <w:fldChar w:fldCharType="separate"/>
          </w:r>
          <w:ins w:id="14" w:author="nguyendinhloi" w:date="2020-03-12T11:21:00Z">
            <w:r>
              <w:rPr>
                <w:noProof/>
                <w:webHidden/>
              </w:rPr>
              <w:t>2</w:t>
            </w:r>
            <w:r>
              <w:rPr>
                <w:noProof/>
                <w:webHidden/>
              </w:rPr>
              <w:fldChar w:fldCharType="end"/>
            </w:r>
            <w:r w:rsidRPr="008B39CA">
              <w:rPr>
                <w:rStyle w:val="Hyperlink"/>
                <w:noProof/>
              </w:rPr>
              <w:fldChar w:fldCharType="end"/>
            </w:r>
          </w:ins>
        </w:p>
        <w:p w:rsidR="00DD0AB9" w:rsidRDefault="00DD0AB9">
          <w:pPr>
            <w:pStyle w:val="TOC2"/>
            <w:tabs>
              <w:tab w:val="left" w:pos="880"/>
              <w:tab w:val="right" w:leader="dot" w:pos="9063"/>
            </w:tabs>
            <w:rPr>
              <w:ins w:id="15" w:author="nguyendinhloi" w:date="2020-03-12T11:21:00Z"/>
              <w:rFonts w:asciiTheme="minorHAnsi" w:eastAsiaTheme="minorEastAsia" w:hAnsiTheme="minorHAnsi" w:cstheme="minorBidi"/>
              <w:noProof/>
              <w:sz w:val="22"/>
              <w:szCs w:val="22"/>
            </w:rPr>
          </w:pPr>
          <w:ins w:id="16" w:author="nguyendinhloi" w:date="2020-03-12T11:21:00Z">
            <w:r w:rsidRPr="008B39CA">
              <w:rPr>
                <w:rStyle w:val="Hyperlink"/>
                <w:noProof/>
              </w:rPr>
              <w:fldChar w:fldCharType="begin"/>
            </w:r>
            <w:r w:rsidRPr="008B39CA">
              <w:rPr>
                <w:rStyle w:val="Hyperlink"/>
                <w:noProof/>
              </w:rPr>
              <w:instrText xml:space="preserve"> </w:instrText>
            </w:r>
            <w:r>
              <w:rPr>
                <w:noProof/>
              </w:rPr>
              <w:instrText>HYPERLINK \l "_Toc34904511"</w:instrText>
            </w:r>
            <w:r w:rsidRPr="008B39CA">
              <w:rPr>
                <w:rStyle w:val="Hyperlink"/>
                <w:noProof/>
              </w:rPr>
              <w:instrText xml:space="preserve"> </w:instrText>
            </w:r>
            <w:r w:rsidRPr="008B39CA">
              <w:rPr>
                <w:rStyle w:val="Hyperlink"/>
                <w:noProof/>
              </w:rPr>
            </w:r>
            <w:r w:rsidRPr="008B39CA">
              <w:rPr>
                <w:rStyle w:val="Hyperlink"/>
                <w:noProof/>
              </w:rPr>
              <w:fldChar w:fldCharType="separate"/>
            </w:r>
            <w:r w:rsidRPr="008B39CA">
              <w:rPr>
                <w:rStyle w:val="Hyperlink"/>
                <w:noProof/>
              </w:rPr>
              <w:t>II.2</w:t>
            </w:r>
            <w:r>
              <w:rPr>
                <w:rFonts w:asciiTheme="minorHAnsi" w:eastAsiaTheme="minorEastAsia" w:hAnsiTheme="minorHAnsi" w:cstheme="minorBidi"/>
                <w:noProof/>
                <w:sz w:val="22"/>
                <w:szCs w:val="22"/>
              </w:rPr>
              <w:tab/>
            </w:r>
            <w:r w:rsidRPr="008B39CA">
              <w:rPr>
                <w:rStyle w:val="Hyperlink"/>
                <w:noProof/>
              </w:rPr>
              <w:t>Thanh toán và nhận kết quả tại cơ quan xử phạt</w:t>
            </w:r>
            <w:r>
              <w:rPr>
                <w:noProof/>
                <w:webHidden/>
              </w:rPr>
              <w:tab/>
            </w:r>
            <w:r>
              <w:rPr>
                <w:noProof/>
                <w:webHidden/>
              </w:rPr>
              <w:fldChar w:fldCharType="begin"/>
            </w:r>
            <w:r>
              <w:rPr>
                <w:noProof/>
                <w:webHidden/>
              </w:rPr>
              <w:instrText xml:space="preserve"> PAGEREF _Toc34904511 \h </w:instrText>
            </w:r>
            <w:r>
              <w:rPr>
                <w:noProof/>
                <w:webHidden/>
              </w:rPr>
            </w:r>
          </w:ins>
          <w:r>
            <w:rPr>
              <w:noProof/>
              <w:webHidden/>
            </w:rPr>
            <w:fldChar w:fldCharType="separate"/>
          </w:r>
          <w:ins w:id="17" w:author="nguyendinhloi" w:date="2020-03-12T11:21:00Z">
            <w:r>
              <w:rPr>
                <w:noProof/>
                <w:webHidden/>
              </w:rPr>
              <w:t>4</w:t>
            </w:r>
            <w:r>
              <w:rPr>
                <w:noProof/>
                <w:webHidden/>
              </w:rPr>
              <w:fldChar w:fldCharType="end"/>
            </w:r>
            <w:r w:rsidRPr="008B39CA">
              <w:rPr>
                <w:rStyle w:val="Hyperlink"/>
                <w:noProof/>
              </w:rPr>
              <w:fldChar w:fldCharType="end"/>
            </w:r>
          </w:ins>
        </w:p>
        <w:p w:rsidR="00DD0AB9" w:rsidRDefault="00DD0AB9">
          <w:pPr>
            <w:pStyle w:val="TOC2"/>
            <w:tabs>
              <w:tab w:val="left" w:pos="880"/>
              <w:tab w:val="right" w:leader="dot" w:pos="9063"/>
            </w:tabs>
            <w:rPr>
              <w:ins w:id="18" w:author="nguyendinhloi" w:date="2020-03-12T11:21:00Z"/>
              <w:rFonts w:asciiTheme="minorHAnsi" w:eastAsiaTheme="minorEastAsia" w:hAnsiTheme="minorHAnsi" w:cstheme="minorBidi"/>
              <w:noProof/>
              <w:sz w:val="22"/>
              <w:szCs w:val="22"/>
            </w:rPr>
          </w:pPr>
          <w:ins w:id="19" w:author="nguyendinhloi" w:date="2020-03-12T11:21:00Z">
            <w:r w:rsidRPr="008B39CA">
              <w:rPr>
                <w:rStyle w:val="Hyperlink"/>
                <w:noProof/>
              </w:rPr>
              <w:fldChar w:fldCharType="begin"/>
            </w:r>
            <w:r w:rsidRPr="008B39CA">
              <w:rPr>
                <w:rStyle w:val="Hyperlink"/>
                <w:noProof/>
              </w:rPr>
              <w:instrText xml:space="preserve"> </w:instrText>
            </w:r>
            <w:r>
              <w:rPr>
                <w:noProof/>
              </w:rPr>
              <w:instrText>HYPERLINK \l "_Toc34904513"</w:instrText>
            </w:r>
            <w:r w:rsidRPr="008B39CA">
              <w:rPr>
                <w:rStyle w:val="Hyperlink"/>
                <w:noProof/>
              </w:rPr>
              <w:instrText xml:space="preserve"> </w:instrText>
            </w:r>
            <w:r w:rsidRPr="008B39CA">
              <w:rPr>
                <w:rStyle w:val="Hyperlink"/>
                <w:noProof/>
              </w:rPr>
            </w:r>
            <w:r w:rsidRPr="008B39CA">
              <w:rPr>
                <w:rStyle w:val="Hyperlink"/>
                <w:noProof/>
              </w:rPr>
              <w:fldChar w:fldCharType="separate"/>
            </w:r>
            <w:r w:rsidRPr="008B39CA">
              <w:rPr>
                <w:rStyle w:val="Hyperlink"/>
                <w:noProof/>
              </w:rPr>
              <w:t>II.3</w:t>
            </w:r>
            <w:r>
              <w:rPr>
                <w:rFonts w:asciiTheme="minorHAnsi" w:eastAsiaTheme="minorEastAsia" w:hAnsiTheme="minorHAnsi" w:cstheme="minorBidi"/>
                <w:noProof/>
                <w:sz w:val="22"/>
                <w:szCs w:val="22"/>
              </w:rPr>
              <w:tab/>
            </w:r>
            <w:r w:rsidRPr="008B39CA">
              <w:rPr>
                <w:rStyle w:val="Hyperlink"/>
                <w:noProof/>
              </w:rPr>
              <w:t>Thanh toán trực tuyến và nhận kết quả tại nhà</w:t>
            </w:r>
            <w:r>
              <w:rPr>
                <w:noProof/>
                <w:webHidden/>
              </w:rPr>
              <w:tab/>
            </w:r>
            <w:r>
              <w:rPr>
                <w:noProof/>
                <w:webHidden/>
              </w:rPr>
              <w:fldChar w:fldCharType="begin"/>
            </w:r>
            <w:r>
              <w:rPr>
                <w:noProof/>
                <w:webHidden/>
              </w:rPr>
              <w:instrText xml:space="preserve"> PAGEREF _Toc34904513 \h </w:instrText>
            </w:r>
            <w:r>
              <w:rPr>
                <w:noProof/>
                <w:webHidden/>
              </w:rPr>
            </w:r>
          </w:ins>
          <w:r>
            <w:rPr>
              <w:noProof/>
              <w:webHidden/>
            </w:rPr>
            <w:fldChar w:fldCharType="separate"/>
          </w:r>
          <w:ins w:id="20" w:author="nguyendinhloi" w:date="2020-03-12T11:21:00Z">
            <w:r>
              <w:rPr>
                <w:noProof/>
                <w:webHidden/>
              </w:rPr>
              <w:t>8</w:t>
            </w:r>
            <w:r>
              <w:rPr>
                <w:noProof/>
                <w:webHidden/>
              </w:rPr>
              <w:fldChar w:fldCharType="end"/>
            </w:r>
            <w:r w:rsidRPr="008B39CA">
              <w:rPr>
                <w:rStyle w:val="Hyperlink"/>
                <w:noProof/>
              </w:rPr>
              <w:fldChar w:fldCharType="end"/>
            </w:r>
          </w:ins>
        </w:p>
        <w:p w:rsidR="00276CE9" w:rsidDel="002663DC" w:rsidRDefault="00276CE9">
          <w:pPr>
            <w:pStyle w:val="TOC1"/>
            <w:rPr>
              <w:del w:id="21" w:author="nguyendinhloi" w:date="2020-03-12T11:20:00Z"/>
              <w:rFonts w:asciiTheme="minorHAnsi" w:eastAsiaTheme="minorEastAsia" w:hAnsiTheme="minorHAnsi" w:cstheme="minorBidi"/>
              <w:noProof/>
              <w:sz w:val="22"/>
              <w:szCs w:val="22"/>
            </w:rPr>
          </w:pPr>
          <w:del w:id="22" w:author="nguyendinhloi" w:date="2020-03-12T11:20:00Z">
            <w:r w:rsidRPr="002663DC" w:rsidDel="002663DC">
              <w:rPr>
                <w:rStyle w:val="Hyperlink"/>
                <w:noProof/>
                <w:rPrChange w:id="23" w:author="nguyendinhloi" w:date="2020-03-12T11:20:00Z">
                  <w:rPr>
                    <w:rStyle w:val="Hyperlink"/>
                    <w:noProof/>
                  </w:rPr>
                </w:rPrChange>
              </w:rPr>
              <w:delText>I</w:delText>
            </w:r>
            <w:r w:rsidDel="002663DC">
              <w:rPr>
                <w:rFonts w:asciiTheme="minorHAnsi" w:eastAsiaTheme="minorEastAsia" w:hAnsiTheme="minorHAnsi" w:cstheme="minorBidi"/>
                <w:noProof/>
                <w:sz w:val="22"/>
                <w:szCs w:val="22"/>
              </w:rPr>
              <w:tab/>
            </w:r>
            <w:r w:rsidRPr="002663DC" w:rsidDel="002663DC">
              <w:rPr>
                <w:rStyle w:val="Hyperlink"/>
                <w:noProof/>
                <w:rPrChange w:id="24" w:author="nguyendinhloi" w:date="2020-03-12T11:20:00Z">
                  <w:rPr>
                    <w:rStyle w:val="Hyperlink"/>
                    <w:noProof/>
                  </w:rPr>
                </w:rPrChange>
              </w:rPr>
              <w:delText>MỞ ĐẦU</w:delText>
            </w:r>
            <w:r w:rsidDel="002663DC">
              <w:rPr>
                <w:noProof/>
                <w:webHidden/>
              </w:rPr>
              <w:tab/>
              <w:delText>2</w:delText>
            </w:r>
          </w:del>
        </w:p>
        <w:p w:rsidR="00276CE9" w:rsidDel="002663DC" w:rsidRDefault="00276CE9">
          <w:pPr>
            <w:pStyle w:val="TOC2"/>
            <w:tabs>
              <w:tab w:val="left" w:pos="880"/>
              <w:tab w:val="right" w:leader="dot" w:pos="9063"/>
            </w:tabs>
            <w:rPr>
              <w:del w:id="25" w:author="nguyendinhloi" w:date="2020-03-12T11:20:00Z"/>
              <w:rFonts w:asciiTheme="minorHAnsi" w:eastAsiaTheme="minorEastAsia" w:hAnsiTheme="minorHAnsi" w:cstheme="minorBidi"/>
              <w:noProof/>
              <w:sz w:val="22"/>
              <w:szCs w:val="22"/>
            </w:rPr>
          </w:pPr>
          <w:del w:id="26" w:author="nguyendinhloi" w:date="2020-03-12T11:20:00Z">
            <w:r w:rsidRPr="002663DC" w:rsidDel="002663DC">
              <w:rPr>
                <w:rStyle w:val="Hyperlink"/>
                <w:noProof/>
                <w:rPrChange w:id="27" w:author="nguyendinhloi" w:date="2020-03-12T11:20:00Z">
                  <w:rPr>
                    <w:rStyle w:val="Hyperlink"/>
                    <w:noProof/>
                  </w:rPr>
                </w:rPrChange>
              </w:rPr>
              <w:delText>I.1</w:delText>
            </w:r>
            <w:r w:rsidDel="002663DC">
              <w:rPr>
                <w:rFonts w:asciiTheme="minorHAnsi" w:eastAsiaTheme="minorEastAsia" w:hAnsiTheme="minorHAnsi" w:cstheme="minorBidi"/>
                <w:noProof/>
                <w:sz w:val="22"/>
                <w:szCs w:val="22"/>
              </w:rPr>
              <w:tab/>
            </w:r>
            <w:r w:rsidRPr="002663DC" w:rsidDel="002663DC">
              <w:rPr>
                <w:rStyle w:val="Hyperlink"/>
                <w:noProof/>
                <w:rPrChange w:id="28" w:author="nguyendinhloi" w:date="2020-03-12T11:20:00Z">
                  <w:rPr>
                    <w:rStyle w:val="Hyperlink"/>
                    <w:noProof/>
                  </w:rPr>
                </w:rPrChange>
              </w:rPr>
              <w:delText>Mục đích tài liệu</w:delText>
            </w:r>
            <w:r w:rsidDel="002663DC">
              <w:rPr>
                <w:noProof/>
                <w:webHidden/>
              </w:rPr>
              <w:tab/>
              <w:delText>2</w:delText>
            </w:r>
          </w:del>
        </w:p>
        <w:p w:rsidR="00276CE9" w:rsidDel="002663DC" w:rsidRDefault="00276CE9">
          <w:pPr>
            <w:pStyle w:val="TOC2"/>
            <w:tabs>
              <w:tab w:val="left" w:pos="880"/>
              <w:tab w:val="right" w:leader="dot" w:pos="9063"/>
            </w:tabs>
            <w:rPr>
              <w:del w:id="29" w:author="nguyendinhloi" w:date="2020-03-12T11:20:00Z"/>
              <w:rFonts w:asciiTheme="minorHAnsi" w:eastAsiaTheme="minorEastAsia" w:hAnsiTheme="minorHAnsi" w:cstheme="minorBidi"/>
              <w:noProof/>
              <w:sz w:val="22"/>
              <w:szCs w:val="22"/>
            </w:rPr>
          </w:pPr>
          <w:del w:id="30" w:author="nguyendinhloi" w:date="2020-03-12T11:20:00Z">
            <w:r w:rsidRPr="002663DC" w:rsidDel="002663DC">
              <w:rPr>
                <w:rStyle w:val="Hyperlink"/>
                <w:noProof/>
                <w:rPrChange w:id="31" w:author="nguyendinhloi" w:date="2020-03-12T11:20:00Z">
                  <w:rPr>
                    <w:rStyle w:val="Hyperlink"/>
                    <w:noProof/>
                  </w:rPr>
                </w:rPrChange>
              </w:rPr>
              <w:delText>I.2</w:delText>
            </w:r>
            <w:r w:rsidDel="002663DC">
              <w:rPr>
                <w:rFonts w:asciiTheme="minorHAnsi" w:eastAsiaTheme="minorEastAsia" w:hAnsiTheme="minorHAnsi" w:cstheme="minorBidi"/>
                <w:noProof/>
                <w:sz w:val="22"/>
                <w:szCs w:val="22"/>
              </w:rPr>
              <w:tab/>
            </w:r>
            <w:r w:rsidRPr="002663DC" w:rsidDel="002663DC">
              <w:rPr>
                <w:rStyle w:val="Hyperlink"/>
                <w:noProof/>
                <w:rPrChange w:id="32" w:author="nguyendinhloi" w:date="2020-03-12T11:20:00Z">
                  <w:rPr>
                    <w:rStyle w:val="Hyperlink"/>
                    <w:noProof/>
                  </w:rPr>
                </w:rPrChange>
              </w:rPr>
              <w:delText>Phạm vi</w:delText>
            </w:r>
            <w:r w:rsidDel="002663DC">
              <w:rPr>
                <w:noProof/>
                <w:webHidden/>
              </w:rPr>
              <w:tab/>
              <w:delText>2</w:delText>
            </w:r>
          </w:del>
        </w:p>
        <w:p w:rsidR="00276CE9" w:rsidDel="002663DC" w:rsidRDefault="00276CE9">
          <w:pPr>
            <w:pStyle w:val="TOC1"/>
            <w:rPr>
              <w:del w:id="33" w:author="nguyendinhloi" w:date="2020-03-12T11:20:00Z"/>
              <w:rFonts w:asciiTheme="minorHAnsi" w:eastAsiaTheme="minorEastAsia" w:hAnsiTheme="minorHAnsi" w:cstheme="minorBidi"/>
              <w:noProof/>
              <w:sz w:val="22"/>
              <w:szCs w:val="22"/>
            </w:rPr>
          </w:pPr>
          <w:del w:id="34" w:author="nguyendinhloi" w:date="2020-03-12T11:20:00Z">
            <w:r w:rsidRPr="002663DC" w:rsidDel="002663DC">
              <w:rPr>
                <w:rStyle w:val="Hyperlink"/>
                <w:noProof/>
                <w:rPrChange w:id="35" w:author="nguyendinhloi" w:date="2020-03-12T11:20:00Z">
                  <w:rPr>
                    <w:rStyle w:val="Hyperlink"/>
                    <w:noProof/>
                  </w:rPr>
                </w:rPrChange>
              </w:rPr>
              <w:delText>II</w:delText>
            </w:r>
            <w:r w:rsidDel="002663DC">
              <w:rPr>
                <w:rFonts w:asciiTheme="minorHAnsi" w:eastAsiaTheme="minorEastAsia" w:hAnsiTheme="minorHAnsi" w:cstheme="minorBidi"/>
                <w:noProof/>
                <w:sz w:val="22"/>
                <w:szCs w:val="22"/>
              </w:rPr>
              <w:tab/>
            </w:r>
            <w:r w:rsidRPr="002663DC" w:rsidDel="002663DC">
              <w:rPr>
                <w:rStyle w:val="Hyperlink"/>
                <w:noProof/>
                <w:rPrChange w:id="36" w:author="nguyendinhloi" w:date="2020-03-12T11:20:00Z">
                  <w:rPr>
                    <w:rStyle w:val="Hyperlink"/>
                    <w:noProof/>
                  </w:rPr>
                </w:rPrChange>
              </w:rPr>
              <w:delText>HƯỚNG DẪN SỬ DỤNG</w:delText>
            </w:r>
            <w:r w:rsidDel="002663DC">
              <w:rPr>
                <w:noProof/>
                <w:webHidden/>
              </w:rPr>
              <w:tab/>
              <w:delText>2</w:delText>
            </w:r>
          </w:del>
        </w:p>
        <w:p w:rsidR="00276CE9" w:rsidDel="002663DC" w:rsidRDefault="00276CE9">
          <w:pPr>
            <w:pStyle w:val="TOC2"/>
            <w:tabs>
              <w:tab w:val="left" w:pos="880"/>
              <w:tab w:val="right" w:leader="dot" w:pos="9063"/>
            </w:tabs>
            <w:rPr>
              <w:del w:id="37" w:author="nguyendinhloi" w:date="2020-03-12T11:20:00Z"/>
              <w:rFonts w:asciiTheme="minorHAnsi" w:eastAsiaTheme="minorEastAsia" w:hAnsiTheme="minorHAnsi" w:cstheme="minorBidi"/>
              <w:noProof/>
              <w:sz w:val="22"/>
              <w:szCs w:val="22"/>
            </w:rPr>
          </w:pPr>
          <w:del w:id="38" w:author="nguyendinhloi" w:date="2020-03-12T11:20:00Z">
            <w:r w:rsidRPr="002663DC" w:rsidDel="002663DC">
              <w:rPr>
                <w:rStyle w:val="Hyperlink"/>
                <w:noProof/>
                <w:rPrChange w:id="39" w:author="nguyendinhloi" w:date="2020-03-12T11:20:00Z">
                  <w:rPr>
                    <w:rStyle w:val="Hyperlink"/>
                    <w:noProof/>
                  </w:rPr>
                </w:rPrChange>
              </w:rPr>
              <w:delText>II.1</w:delText>
            </w:r>
            <w:r w:rsidDel="002663DC">
              <w:rPr>
                <w:rFonts w:asciiTheme="minorHAnsi" w:eastAsiaTheme="minorEastAsia" w:hAnsiTheme="minorHAnsi" w:cstheme="minorBidi"/>
                <w:noProof/>
                <w:sz w:val="22"/>
                <w:szCs w:val="22"/>
              </w:rPr>
              <w:tab/>
            </w:r>
            <w:r w:rsidRPr="002663DC" w:rsidDel="002663DC">
              <w:rPr>
                <w:rStyle w:val="Hyperlink"/>
                <w:noProof/>
                <w:rPrChange w:id="40" w:author="nguyendinhloi" w:date="2020-03-12T11:20:00Z">
                  <w:rPr>
                    <w:rStyle w:val="Hyperlink"/>
                    <w:noProof/>
                  </w:rPr>
                </w:rPrChange>
              </w:rPr>
              <w:delText>Thanh toán trực tuyến và nhận kết quả tại cơ quan xử phạt</w:delText>
            </w:r>
            <w:r w:rsidDel="002663DC">
              <w:rPr>
                <w:noProof/>
                <w:webHidden/>
              </w:rPr>
              <w:tab/>
              <w:delText>2</w:delText>
            </w:r>
          </w:del>
        </w:p>
        <w:p w:rsidR="00276CE9" w:rsidDel="002663DC" w:rsidRDefault="00276CE9">
          <w:pPr>
            <w:pStyle w:val="TOC2"/>
            <w:tabs>
              <w:tab w:val="left" w:pos="880"/>
              <w:tab w:val="right" w:leader="dot" w:pos="9063"/>
            </w:tabs>
            <w:rPr>
              <w:del w:id="41" w:author="nguyendinhloi" w:date="2020-03-12T11:20:00Z"/>
              <w:rFonts w:asciiTheme="minorHAnsi" w:eastAsiaTheme="minorEastAsia" w:hAnsiTheme="minorHAnsi" w:cstheme="minorBidi"/>
              <w:noProof/>
              <w:sz w:val="22"/>
              <w:szCs w:val="22"/>
            </w:rPr>
          </w:pPr>
          <w:del w:id="42" w:author="nguyendinhloi" w:date="2020-03-12T11:20:00Z">
            <w:r w:rsidRPr="002663DC" w:rsidDel="002663DC">
              <w:rPr>
                <w:rStyle w:val="Hyperlink"/>
                <w:noProof/>
                <w:rPrChange w:id="43" w:author="nguyendinhloi" w:date="2020-03-12T11:20:00Z">
                  <w:rPr>
                    <w:rStyle w:val="Hyperlink"/>
                    <w:noProof/>
                  </w:rPr>
                </w:rPrChange>
              </w:rPr>
              <w:delText>II.2</w:delText>
            </w:r>
            <w:r w:rsidDel="002663DC">
              <w:rPr>
                <w:rFonts w:asciiTheme="minorHAnsi" w:eastAsiaTheme="minorEastAsia" w:hAnsiTheme="minorHAnsi" w:cstheme="minorBidi"/>
                <w:noProof/>
                <w:sz w:val="22"/>
                <w:szCs w:val="22"/>
              </w:rPr>
              <w:tab/>
            </w:r>
            <w:r w:rsidRPr="002663DC" w:rsidDel="002663DC">
              <w:rPr>
                <w:rStyle w:val="Hyperlink"/>
                <w:noProof/>
                <w:rPrChange w:id="44" w:author="nguyendinhloi" w:date="2020-03-12T11:20:00Z">
                  <w:rPr>
                    <w:rStyle w:val="Hyperlink"/>
                    <w:noProof/>
                  </w:rPr>
                </w:rPrChange>
              </w:rPr>
              <w:delText>Thanh toán trực tuyến và nhận kết quả tại nhà</w:delText>
            </w:r>
            <w:r w:rsidDel="002663DC">
              <w:rPr>
                <w:noProof/>
                <w:webHidden/>
              </w:rPr>
              <w:tab/>
              <w:delText>8</w:delText>
            </w:r>
          </w:del>
        </w:p>
        <w:p w:rsidR="00BB00C7" w:rsidRPr="008A47D7" w:rsidRDefault="00504C34" w:rsidP="001E45E2">
          <w:pPr>
            <w:spacing w:before="120" w:after="120" w:line="276" w:lineRule="auto"/>
            <w:jc w:val="both"/>
            <w:rPr>
              <w:rFonts w:ascii="Times New Roman" w:hAnsi="Times New Roman" w:cs="Times New Roman"/>
              <w:sz w:val="26"/>
              <w:szCs w:val="26"/>
            </w:rPr>
          </w:pPr>
          <w:r w:rsidRPr="008A47D7">
            <w:rPr>
              <w:rFonts w:ascii="Times New Roman" w:hAnsi="Times New Roman" w:cs="Times New Roman"/>
              <w:b/>
              <w:bCs/>
              <w:noProof/>
              <w:sz w:val="26"/>
              <w:szCs w:val="26"/>
            </w:rPr>
            <w:fldChar w:fldCharType="end"/>
          </w:r>
        </w:p>
      </w:sdtContent>
    </w:sdt>
    <w:p w:rsidR="00BB00C7" w:rsidRPr="008A47D7" w:rsidRDefault="00BB00C7" w:rsidP="001E45E2">
      <w:pPr>
        <w:tabs>
          <w:tab w:val="right" w:leader="dot" w:pos="10620"/>
        </w:tabs>
        <w:spacing w:before="120" w:after="120" w:line="276" w:lineRule="auto"/>
        <w:jc w:val="both"/>
        <w:rPr>
          <w:rFonts w:ascii="Times New Roman" w:hAnsi="Times New Roman" w:cs="Times New Roman"/>
          <w:sz w:val="26"/>
          <w:szCs w:val="26"/>
        </w:rPr>
      </w:pPr>
    </w:p>
    <w:p w:rsidR="00BB00C7" w:rsidRPr="008A47D7" w:rsidRDefault="00BB00C7" w:rsidP="001E45E2">
      <w:p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br w:type="page"/>
      </w:r>
    </w:p>
    <w:p w:rsidR="00BB00C7" w:rsidRPr="008A47D7" w:rsidRDefault="00BB00C7" w:rsidP="001E45E2">
      <w:pPr>
        <w:pStyle w:val="Heading1"/>
        <w:spacing w:line="276" w:lineRule="auto"/>
        <w:jc w:val="both"/>
        <w:rPr>
          <w:rFonts w:cs="Times New Roman"/>
          <w:szCs w:val="26"/>
        </w:rPr>
      </w:pPr>
      <w:bookmarkStart w:id="45" w:name="_Toc317153865"/>
      <w:bookmarkStart w:id="46" w:name="_Toc34904506"/>
      <w:r w:rsidRPr="008A47D7">
        <w:rPr>
          <w:rFonts w:cs="Times New Roman"/>
          <w:szCs w:val="26"/>
        </w:rPr>
        <w:lastRenderedPageBreak/>
        <w:t>MỞ ĐẦU</w:t>
      </w:r>
      <w:bookmarkEnd w:id="45"/>
      <w:bookmarkEnd w:id="46"/>
    </w:p>
    <w:p w:rsidR="00BB00C7" w:rsidRPr="008A47D7" w:rsidRDefault="00BB00C7" w:rsidP="001E45E2">
      <w:pPr>
        <w:pStyle w:val="Heading2"/>
        <w:spacing w:line="276" w:lineRule="auto"/>
        <w:jc w:val="both"/>
        <w:rPr>
          <w:rStyle w:val="Emphasis"/>
          <w:rFonts w:cs="Times New Roman"/>
          <w:i w:val="0"/>
          <w:iCs w:val="0"/>
        </w:rPr>
      </w:pPr>
      <w:bookmarkStart w:id="47" w:name="_Toc34904507"/>
      <w:r w:rsidRPr="008A47D7">
        <w:rPr>
          <w:rStyle w:val="Emphasis"/>
          <w:rFonts w:cs="Times New Roman"/>
          <w:i w:val="0"/>
          <w:iCs w:val="0"/>
        </w:rPr>
        <w:t>Mục đích tài liệu</w:t>
      </w:r>
      <w:bookmarkEnd w:id="47"/>
    </w:p>
    <w:p w:rsidR="00BB00C7" w:rsidRPr="008A47D7" w:rsidRDefault="00BB00C7" w:rsidP="001E45E2">
      <w:pPr>
        <w:spacing w:line="276" w:lineRule="auto"/>
        <w:ind w:firstLine="576"/>
        <w:jc w:val="both"/>
        <w:rPr>
          <w:rFonts w:ascii="Times New Roman" w:hAnsi="Times New Roman" w:cs="Times New Roman"/>
          <w:sz w:val="26"/>
          <w:szCs w:val="26"/>
        </w:rPr>
      </w:pPr>
      <w:r w:rsidRPr="008A47D7">
        <w:rPr>
          <w:rFonts w:ascii="Times New Roman" w:hAnsi="Times New Roman" w:cs="Times New Roman"/>
          <w:sz w:val="26"/>
          <w:szCs w:val="26"/>
        </w:rPr>
        <w:t xml:space="preserve">Tài liệu nhằm hướng dẫn </w:t>
      </w:r>
      <w:r w:rsidR="00AF24D4" w:rsidRPr="008A47D7">
        <w:rPr>
          <w:rFonts w:ascii="Times New Roman" w:hAnsi="Times New Roman" w:cs="Times New Roman"/>
          <w:sz w:val="26"/>
          <w:szCs w:val="26"/>
        </w:rPr>
        <w:t xml:space="preserve">người dân thực hiện chức năng nộp phạt </w:t>
      </w:r>
      <w:ins w:id="48" w:author="nguyendinhloi" w:date="2020-03-12T10:24:00Z">
        <w:r w:rsidR="00276CE9">
          <w:rPr>
            <w:rFonts w:ascii="Times New Roman" w:hAnsi="Times New Roman" w:cs="Times New Roman"/>
            <w:sz w:val="26"/>
            <w:szCs w:val="26"/>
          </w:rPr>
          <w:t>vi phạm hành chính trong l</w:t>
        </w:r>
      </w:ins>
      <w:ins w:id="49" w:author="nguyendinhloi" w:date="2020-03-12T10:25:00Z">
        <w:r w:rsidR="00276CE9">
          <w:rPr>
            <w:rFonts w:ascii="Times New Roman" w:hAnsi="Times New Roman" w:cs="Times New Roman"/>
            <w:sz w:val="26"/>
            <w:szCs w:val="26"/>
          </w:rPr>
          <w:t xml:space="preserve">ĩnh vực đường bộ thuộc thẩm quyền lực lượng Cảnh sát giao thông (gọi tắt là nộp phạt vi phạm </w:t>
        </w:r>
      </w:ins>
      <w:r w:rsidR="00AF24D4" w:rsidRPr="008A47D7">
        <w:rPr>
          <w:rFonts w:ascii="Times New Roman" w:hAnsi="Times New Roman" w:cs="Times New Roman"/>
          <w:sz w:val="26"/>
          <w:szCs w:val="26"/>
        </w:rPr>
        <w:t>giao thông</w:t>
      </w:r>
      <w:ins w:id="50" w:author="nguyendinhloi" w:date="2020-03-12T10:25:00Z">
        <w:r w:rsidR="00276CE9">
          <w:rPr>
            <w:rFonts w:ascii="Times New Roman" w:hAnsi="Times New Roman" w:cs="Times New Roman"/>
            <w:sz w:val="26"/>
            <w:szCs w:val="26"/>
          </w:rPr>
          <w:t>)</w:t>
        </w:r>
      </w:ins>
      <w:r w:rsidR="00AF24D4" w:rsidRPr="008A47D7">
        <w:rPr>
          <w:rFonts w:ascii="Times New Roman" w:hAnsi="Times New Roman" w:cs="Times New Roman"/>
          <w:sz w:val="26"/>
          <w:szCs w:val="26"/>
        </w:rPr>
        <w:t xml:space="preserve"> trên Cổng Dịch vụ công Quốc gia</w:t>
      </w:r>
      <w:r w:rsidR="000B490A" w:rsidRPr="008A47D7">
        <w:rPr>
          <w:rFonts w:ascii="Times New Roman" w:hAnsi="Times New Roman" w:cs="Times New Roman"/>
          <w:sz w:val="26"/>
          <w:szCs w:val="26"/>
        </w:rPr>
        <w:t>.</w:t>
      </w:r>
    </w:p>
    <w:p w:rsidR="00BB00C7" w:rsidRPr="008A47D7" w:rsidRDefault="00BB00C7" w:rsidP="001E45E2">
      <w:pPr>
        <w:pStyle w:val="Heading2"/>
        <w:spacing w:line="276" w:lineRule="auto"/>
        <w:jc w:val="both"/>
        <w:rPr>
          <w:rStyle w:val="Emphasis"/>
          <w:rFonts w:cs="Times New Roman"/>
          <w:i w:val="0"/>
          <w:iCs w:val="0"/>
        </w:rPr>
      </w:pPr>
      <w:bookmarkStart w:id="51" w:name="_Toc34904508"/>
      <w:r w:rsidRPr="008A47D7">
        <w:rPr>
          <w:rStyle w:val="Emphasis"/>
          <w:rFonts w:cs="Times New Roman"/>
          <w:i w:val="0"/>
          <w:iCs w:val="0"/>
        </w:rPr>
        <w:t>Phạm vi</w:t>
      </w:r>
      <w:bookmarkEnd w:id="51"/>
    </w:p>
    <w:p w:rsidR="00BB00C7" w:rsidRPr="008A47D7" w:rsidRDefault="00194F00" w:rsidP="001E45E2">
      <w:pPr>
        <w:spacing w:line="276" w:lineRule="auto"/>
        <w:ind w:firstLine="576"/>
        <w:jc w:val="both"/>
        <w:rPr>
          <w:rFonts w:ascii="Times New Roman" w:hAnsi="Times New Roman" w:cs="Times New Roman"/>
          <w:sz w:val="26"/>
          <w:szCs w:val="26"/>
        </w:rPr>
      </w:pPr>
      <w:del w:id="52" w:author="nguyendinhloi" w:date="2020-03-12T10:30:00Z">
        <w:r w:rsidRPr="008A47D7" w:rsidDel="008658F3">
          <w:rPr>
            <w:rFonts w:ascii="Times New Roman" w:hAnsi="Times New Roman" w:cs="Times New Roman"/>
            <w:sz w:val="26"/>
            <w:szCs w:val="26"/>
          </w:rPr>
          <w:delText xml:space="preserve">Sử dụng cho </w:delText>
        </w:r>
        <w:r w:rsidR="00AF24D4" w:rsidRPr="008A47D7" w:rsidDel="008658F3">
          <w:rPr>
            <w:rFonts w:ascii="Times New Roman" w:hAnsi="Times New Roman" w:cs="Times New Roman"/>
            <w:sz w:val="26"/>
            <w:szCs w:val="26"/>
          </w:rPr>
          <w:delText>người dân</w:delText>
        </w:r>
        <w:r w:rsidRPr="008A47D7" w:rsidDel="008658F3">
          <w:rPr>
            <w:rFonts w:ascii="Times New Roman" w:hAnsi="Times New Roman" w:cs="Times New Roman"/>
            <w:sz w:val="26"/>
            <w:szCs w:val="26"/>
          </w:rPr>
          <w:delText>.</w:delText>
        </w:r>
      </w:del>
      <w:ins w:id="53" w:author="nguyendinhloi" w:date="2020-03-12T10:30:00Z">
        <w:r w:rsidR="008658F3">
          <w:rPr>
            <w:rFonts w:ascii="Times New Roman" w:hAnsi="Times New Roman" w:cs="Times New Roman"/>
            <w:sz w:val="26"/>
            <w:szCs w:val="26"/>
          </w:rPr>
          <w:t xml:space="preserve">Đối tượng sử dụng là cá nhân có tài khoản hoặc không có tài khoản trên Cổng </w:t>
        </w:r>
        <w:r w:rsidR="008658F3">
          <w:rPr>
            <w:rFonts w:ascii="Times New Roman" w:hAnsi="Times New Roman" w:cs="Times New Roman"/>
            <w:sz w:val="26"/>
            <w:szCs w:val="26"/>
          </w:rPr>
          <w:t>Dịch vụ công quốc gia</w:t>
        </w:r>
        <w:r w:rsidR="008658F3">
          <w:rPr>
            <w:rFonts w:ascii="Times New Roman" w:hAnsi="Times New Roman" w:cs="Times New Roman"/>
            <w:sz w:val="26"/>
            <w:szCs w:val="26"/>
          </w:rPr>
          <w:t>.</w:t>
        </w:r>
      </w:ins>
    </w:p>
    <w:p w:rsidR="00BB00C7" w:rsidRPr="008A47D7" w:rsidRDefault="00BB00C7" w:rsidP="001E45E2">
      <w:pPr>
        <w:pStyle w:val="Heading1"/>
        <w:spacing w:after="100" w:afterAutospacing="1" w:line="276" w:lineRule="auto"/>
        <w:jc w:val="both"/>
        <w:rPr>
          <w:rFonts w:cs="Times New Roman"/>
          <w:szCs w:val="26"/>
        </w:rPr>
      </w:pPr>
      <w:bookmarkStart w:id="54" w:name="_GoBack"/>
      <w:bookmarkStart w:id="55" w:name="_Toc34904509"/>
      <w:bookmarkEnd w:id="54"/>
      <w:r w:rsidRPr="008A47D7">
        <w:rPr>
          <w:rFonts w:cs="Times New Roman"/>
          <w:szCs w:val="26"/>
        </w:rPr>
        <w:t>HƯỚNG DẪN SỬ DỤNG</w:t>
      </w:r>
      <w:bookmarkEnd w:id="55"/>
    </w:p>
    <w:p w:rsidR="00AB0D85" w:rsidRPr="00AB0D85" w:rsidRDefault="00AB0D85" w:rsidP="00910E0C">
      <w:pPr>
        <w:pStyle w:val="Heading2"/>
        <w:spacing w:before="100" w:beforeAutospacing="1" w:after="100" w:afterAutospacing="1" w:line="276" w:lineRule="auto"/>
        <w:jc w:val="both"/>
        <w:rPr>
          <w:ins w:id="56" w:author="nguyendinhloi" w:date="2020-03-12T10:29:00Z"/>
          <w:rFonts w:cs="Times New Roman"/>
          <w:rPrChange w:id="57" w:author="nguyendinhloi" w:date="2020-03-12T10:30:00Z">
            <w:rPr>
              <w:ins w:id="58" w:author="nguyendinhloi" w:date="2020-03-12T10:29:00Z"/>
              <w:rFonts w:ascii="Times New Roman" w:hAnsi="Times New Roman" w:cs="Times New Roman"/>
              <w:sz w:val="26"/>
              <w:szCs w:val="26"/>
            </w:rPr>
          </w:rPrChange>
        </w:rPr>
        <w:pPrChange w:id="59" w:author="nguyendinhloi" w:date="2020-03-12T11:21:00Z">
          <w:pPr>
            <w:spacing w:line="276" w:lineRule="auto"/>
            <w:ind w:firstLine="432"/>
          </w:pPr>
        </w:pPrChange>
      </w:pPr>
      <w:bookmarkStart w:id="60" w:name="_Toc34904510"/>
      <w:ins w:id="61" w:author="nguyendinhloi" w:date="2020-03-12T10:29:00Z">
        <w:r w:rsidRPr="00AB0D85">
          <w:rPr>
            <w:rFonts w:cs="Times New Roman"/>
            <w:rPrChange w:id="62" w:author="nguyendinhloi" w:date="2020-03-12T10:30:00Z">
              <w:rPr>
                <w:rFonts w:ascii="Times New Roman" w:hAnsi="Times New Roman" w:cs="Times New Roman"/>
                <w:sz w:val="26"/>
                <w:szCs w:val="26"/>
              </w:rPr>
            </w:rPrChange>
          </w:rPr>
          <w:t>Tra cứ</w:t>
        </w:r>
      </w:ins>
      <w:ins w:id="63" w:author="nguyendinhloi" w:date="2020-03-12T10:30:00Z">
        <w:r w:rsidRPr="00910E0C">
          <w:rPr>
            <w:rFonts w:cs="Times New Roman"/>
            <w:rPrChange w:id="64" w:author="nguyendinhloi" w:date="2020-03-12T11:21:00Z">
              <w:rPr>
                <w:rFonts w:ascii="Times New Roman" w:hAnsi="Times New Roman" w:cs="Times New Roman"/>
                <w:b/>
                <w:sz w:val="26"/>
                <w:szCs w:val="26"/>
              </w:rPr>
            </w:rPrChange>
          </w:rPr>
          <w:t>u quyết định sử phạt</w:t>
        </w:r>
      </w:ins>
      <w:bookmarkEnd w:id="60"/>
    </w:p>
    <w:p w:rsidR="001E45E2" w:rsidRPr="008A47D7" w:rsidDel="005726F2" w:rsidRDefault="003C0E5E" w:rsidP="005726F2">
      <w:pPr>
        <w:spacing w:line="276" w:lineRule="auto"/>
        <w:ind w:firstLine="576"/>
        <w:rPr>
          <w:del w:id="65" w:author="nguyendinhloi" w:date="2020-03-12T10:32:00Z"/>
          <w:rFonts w:ascii="Times New Roman" w:hAnsi="Times New Roman" w:cs="Times New Roman"/>
          <w:sz w:val="26"/>
          <w:szCs w:val="26"/>
        </w:rPr>
        <w:pPrChange w:id="66" w:author="nguyendinhloi" w:date="2020-03-12T10:30:00Z">
          <w:pPr>
            <w:spacing w:line="276" w:lineRule="auto"/>
            <w:ind w:firstLine="432"/>
          </w:pPr>
        </w:pPrChange>
      </w:pPr>
      <w:del w:id="67" w:author="nguyendinhloi" w:date="2020-03-12T10:32:00Z">
        <w:r w:rsidRPr="008A47D7" w:rsidDel="005726F2">
          <w:rPr>
            <w:rFonts w:ascii="Times New Roman" w:hAnsi="Times New Roman" w:cs="Times New Roman"/>
            <w:sz w:val="26"/>
            <w:szCs w:val="26"/>
          </w:rPr>
          <w:delText>Người dân</w:delText>
        </w:r>
        <w:r w:rsidR="001E45E2" w:rsidRPr="008A47D7" w:rsidDel="005726F2">
          <w:rPr>
            <w:rFonts w:ascii="Times New Roman" w:hAnsi="Times New Roman" w:cs="Times New Roman"/>
            <w:sz w:val="26"/>
            <w:szCs w:val="26"/>
          </w:rPr>
          <w:delText xml:space="preserve"> truy cập </w:delText>
        </w:r>
      </w:del>
      <w:del w:id="68" w:author="nguyendinhloi" w:date="2020-03-12T10:31:00Z">
        <w:r w:rsidR="001E45E2" w:rsidRPr="008A47D7" w:rsidDel="005726F2">
          <w:rPr>
            <w:rFonts w:ascii="Times New Roman" w:hAnsi="Times New Roman" w:cs="Times New Roman"/>
            <w:sz w:val="26"/>
            <w:szCs w:val="26"/>
          </w:rPr>
          <w:delText xml:space="preserve">đường dẫn </w:delText>
        </w:r>
      </w:del>
      <w:del w:id="69" w:author="nguyendinhloi" w:date="2020-03-12T10:32:00Z">
        <w:r w:rsidR="00504C34" w:rsidDel="005726F2">
          <w:fldChar w:fldCharType="begin"/>
        </w:r>
        <w:r w:rsidR="00504C34" w:rsidDel="005726F2">
          <w:delInstrText>HYPERLINK "https://dichvucong.gov.vn/"</w:delInstrText>
        </w:r>
        <w:r w:rsidR="00504C34" w:rsidDel="005726F2">
          <w:fldChar w:fldCharType="separate"/>
        </w:r>
        <w:r w:rsidR="001E45E2" w:rsidRPr="008A47D7" w:rsidDel="005726F2">
          <w:rPr>
            <w:rStyle w:val="Hyperlink"/>
            <w:rFonts w:ascii="Times New Roman" w:hAnsi="Times New Roman" w:cs="Times New Roman"/>
            <w:sz w:val="26"/>
            <w:szCs w:val="26"/>
          </w:rPr>
          <w:delText>https://dichvucong.gov.vn/</w:delText>
        </w:r>
        <w:r w:rsidR="00504C34" w:rsidDel="005726F2">
          <w:fldChar w:fldCharType="end"/>
        </w:r>
        <w:r w:rsidR="001E45E2" w:rsidRPr="008A47D7" w:rsidDel="005726F2">
          <w:rPr>
            <w:rFonts w:ascii="Times New Roman" w:hAnsi="Times New Roman" w:cs="Times New Roman"/>
            <w:sz w:val="26"/>
            <w:szCs w:val="26"/>
          </w:rPr>
          <w:delText xml:space="preserve"> để sử dụng chức năng</w:delText>
        </w:r>
      </w:del>
    </w:p>
    <w:p w:rsidR="00BB00C7" w:rsidRPr="008A47D7" w:rsidDel="00AB0D85" w:rsidRDefault="001E45E2" w:rsidP="001E45E2">
      <w:pPr>
        <w:pStyle w:val="Heading2"/>
        <w:spacing w:before="100" w:beforeAutospacing="1" w:after="100" w:afterAutospacing="1" w:line="276" w:lineRule="auto"/>
        <w:jc w:val="both"/>
        <w:rPr>
          <w:del w:id="70" w:author="nguyendinhloi" w:date="2020-03-12T10:29:00Z"/>
          <w:rFonts w:cs="Times New Roman"/>
        </w:rPr>
      </w:pPr>
      <w:del w:id="71" w:author="nguyendinhloi" w:date="2020-03-12T10:29:00Z">
        <w:r w:rsidRPr="008A47D7" w:rsidDel="00AB0D85">
          <w:rPr>
            <w:rFonts w:cs="Times New Roman"/>
          </w:rPr>
          <w:delText>Thanh toán trực tuyến và nhận kết quả tại cơ quan xử phạt</w:delText>
        </w:r>
      </w:del>
    </w:p>
    <w:p w:rsidR="00BB00C7" w:rsidRPr="008A47D7" w:rsidRDefault="003C0E5E" w:rsidP="003C0E5E">
      <w:pPr>
        <w:spacing w:before="120" w:after="120" w:line="276" w:lineRule="auto"/>
        <w:ind w:firstLine="576"/>
        <w:jc w:val="both"/>
        <w:rPr>
          <w:rFonts w:ascii="Times New Roman" w:hAnsi="Times New Roman" w:cs="Times New Roman"/>
          <w:sz w:val="26"/>
          <w:szCs w:val="26"/>
        </w:rPr>
      </w:pPr>
      <w:del w:id="72" w:author="nguyendinhloi" w:date="2020-03-12T10:33:00Z">
        <w:r w:rsidRPr="008A47D7" w:rsidDel="00987FFD">
          <w:rPr>
            <w:rFonts w:ascii="Times New Roman" w:hAnsi="Times New Roman" w:cs="Times New Roman"/>
            <w:sz w:val="26"/>
            <w:szCs w:val="26"/>
          </w:rPr>
          <w:delText>Người dân</w:delText>
        </w:r>
      </w:del>
      <w:ins w:id="73" w:author="nguyendinhloi" w:date="2020-03-12T10:33:00Z">
        <w:r w:rsidR="00987FFD">
          <w:rPr>
            <w:rFonts w:ascii="Times New Roman" w:hAnsi="Times New Roman" w:cs="Times New Roman"/>
            <w:sz w:val="26"/>
            <w:szCs w:val="26"/>
          </w:rPr>
          <w:t>Người dùng</w:t>
        </w:r>
      </w:ins>
      <w:r w:rsidRPr="008A47D7">
        <w:rPr>
          <w:rFonts w:ascii="Times New Roman" w:hAnsi="Times New Roman" w:cs="Times New Roman"/>
          <w:sz w:val="26"/>
          <w:szCs w:val="26"/>
        </w:rPr>
        <w:t xml:space="preserve"> chọn </w:t>
      </w:r>
      <w:del w:id="74" w:author="nguyendinhloi" w:date="2020-03-12T10:32:00Z">
        <w:r w:rsidRPr="008A47D7" w:rsidDel="005726F2">
          <w:rPr>
            <w:rFonts w:ascii="Times New Roman" w:hAnsi="Times New Roman" w:cs="Times New Roman"/>
            <w:sz w:val="26"/>
            <w:szCs w:val="26"/>
          </w:rPr>
          <w:delText xml:space="preserve">menu </w:delText>
        </w:r>
      </w:del>
      <w:ins w:id="75" w:author="nguyendinhloi" w:date="2020-03-12T10:32:00Z">
        <w:r w:rsidR="005726F2">
          <w:rPr>
            <w:rFonts w:ascii="Times New Roman" w:hAnsi="Times New Roman" w:cs="Times New Roman"/>
            <w:sz w:val="26"/>
            <w:szCs w:val="26"/>
          </w:rPr>
          <w:t xml:space="preserve">chức năng </w:t>
        </w:r>
      </w:ins>
      <w:r w:rsidRPr="00987FFD">
        <w:rPr>
          <w:rFonts w:ascii="Times New Roman" w:hAnsi="Times New Roman" w:cs="Times New Roman"/>
          <w:b/>
          <w:i/>
          <w:sz w:val="26"/>
          <w:szCs w:val="26"/>
          <w:rPrChange w:id="76" w:author="nguyendinhloi" w:date="2020-03-12T10:33:00Z">
            <w:rPr>
              <w:rFonts w:ascii="Times New Roman" w:hAnsi="Times New Roman" w:cs="Times New Roman"/>
              <w:sz w:val="26"/>
              <w:szCs w:val="26"/>
            </w:rPr>
          </w:rPrChange>
        </w:rPr>
        <w:t>[Thanh toán trực tuyến]</w:t>
      </w:r>
      <w:r w:rsidRPr="008A47D7">
        <w:rPr>
          <w:rFonts w:ascii="Times New Roman" w:hAnsi="Times New Roman" w:cs="Times New Roman"/>
          <w:sz w:val="26"/>
          <w:szCs w:val="26"/>
        </w:rPr>
        <w:t xml:space="preserve"> </w:t>
      </w:r>
      <w:ins w:id="77" w:author="nguyendinhloi" w:date="2020-03-12T10:32:00Z">
        <w:r w:rsidR="005726F2">
          <w:rPr>
            <w:rFonts w:ascii="Times New Roman" w:hAnsi="Times New Roman" w:cs="Times New Roman"/>
            <w:sz w:val="26"/>
            <w:szCs w:val="26"/>
          </w:rPr>
          <w:t xml:space="preserve">trên giao diện Cổng </w:t>
        </w:r>
        <w:r w:rsidR="005726F2">
          <w:rPr>
            <w:rFonts w:ascii="Times New Roman" w:hAnsi="Times New Roman" w:cs="Times New Roman"/>
            <w:sz w:val="26"/>
            <w:szCs w:val="26"/>
          </w:rPr>
          <w:t>Dịch vụ công quốc gia</w:t>
        </w:r>
        <w:r w:rsidR="005726F2">
          <w:rPr>
            <w:rFonts w:ascii="Times New Roman" w:hAnsi="Times New Roman" w:cs="Times New Roman"/>
            <w:sz w:val="26"/>
            <w:szCs w:val="26"/>
          </w:rPr>
          <w:t xml:space="preserve"> </w:t>
        </w:r>
        <w:r w:rsidR="005726F2" w:rsidRPr="005726F2">
          <w:rPr>
            <w:rFonts w:ascii="Times New Roman" w:hAnsi="Times New Roman" w:cs="Times New Roman"/>
            <w:sz w:val="26"/>
            <w:szCs w:val="26"/>
          </w:rPr>
          <w:t xml:space="preserve">(địa chỉ </w:t>
        </w:r>
        <w:r w:rsidR="005726F2" w:rsidRPr="005726F2">
          <w:rPr>
            <w:rFonts w:ascii="Times New Roman" w:hAnsi="Times New Roman" w:cs="Times New Roman"/>
            <w:sz w:val="26"/>
            <w:szCs w:val="26"/>
          </w:rPr>
          <w:fldChar w:fldCharType="begin"/>
        </w:r>
        <w:r w:rsidR="005726F2" w:rsidRPr="005726F2">
          <w:rPr>
            <w:rFonts w:ascii="Times New Roman" w:hAnsi="Times New Roman" w:cs="Times New Roman"/>
            <w:sz w:val="26"/>
            <w:szCs w:val="26"/>
          </w:rPr>
          <w:instrText>HYPERLINK "https://dichvucong.gov.vn/"</w:instrText>
        </w:r>
        <w:r w:rsidR="005726F2" w:rsidRPr="005726F2">
          <w:rPr>
            <w:rFonts w:ascii="Times New Roman" w:hAnsi="Times New Roman" w:cs="Times New Roman"/>
            <w:sz w:val="26"/>
            <w:szCs w:val="26"/>
          </w:rPr>
          <w:fldChar w:fldCharType="separate"/>
        </w:r>
        <w:r w:rsidR="005726F2" w:rsidRPr="005726F2">
          <w:rPr>
            <w:rStyle w:val="Hyperlink"/>
            <w:rFonts w:ascii="Times New Roman" w:hAnsi="Times New Roman" w:cs="Times New Roman"/>
            <w:sz w:val="26"/>
            <w:szCs w:val="26"/>
          </w:rPr>
          <w:t>https://dichvucong.gov.vn/</w:t>
        </w:r>
        <w:r w:rsidR="005726F2" w:rsidRPr="005726F2">
          <w:rPr>
            <w:rFonts w:ascii="Times New Roman" w:hAnsi="Times New Roman" w:cs="Times New Roman"/>
            <w:sz w:val="26"/>
            <w:szCs w:val="26"/>
          </w:rPr>
          <w:fldChar w:fldCharType="end"/>
        </w:r>
        <w:r w:rsidR="005726F2" w:rsidRPr="005726F2">
          <w:rPr>
            <w:rFonts w:ascii="Times New Roman" w:hAnsi="Times New Roman" w:cs="Times New Roman"/>
            <w:sz w:val="26"/>
            <w:szCs w:val="26"/>
          </w:rPr>
          <w:t>)</w:t>
        </w:r>
      </w:ins>
      <w:ins w:id="78" w:author="nguyendinhloi" w:date="2020-03-12T10:33:00Z">
        <w:r w:rsidR="00987FFD">
          <w:rPr>
            <w:rFonts w:ascii="Times New Roman" w:hAnsi="Times New Roman" w:cs="Times New Roman"/>
            <w:sz w:val="26"/>
            <w:szCs w:val="26"/>
          </w:rPr>
          <w:t>; sau đó chọn</w:t>
        </w:r>
      </w:ins>
      <w:del w:id="79" w:author="nguyendinhloi" w:date="2020-03-12T10:33:00Z">
        <w:r w:rsidRPr="008A47D7" w:rsidDel="00987FFD">
          <w:rPr>
            <w:rFonts w:ascii="Times New Roman" w:hAnsi="Times New Roman" w:cs="Times New Roman"/>
            <w:sz w:val="26"/>
            <w:szCs w:val="26"/>
          </w:rPr>
          <w:delText>=&gt;</w:delText>
        </w:r>
      </w:del>
      <w:r w:rsidRPr="008A47D7">
        <w:rPr>
          <w:rFonts w:ascii="Times New Roman" w:hAnsi="Times New Roman" w:cs="Times New Roman"/>
          <w:sz w:val="26"/>
          <w:szCs w:val="26"/>
        </w:rPr>
        <w:t xml:space="preserve"> </w:t>
      </w:r>
      <w:r w:rsidRPr="00987FFD">
        <w:rPr>
          <w:rFonts w:ascii="Times New Roman" w:hAnsi="Times New Roman" w:cs="Times New Roman"/>
          <w:b/>
          <w:i/>
          <w:sz w:val="26"/>
          <w:szCs w:val="26"/>
          <w:rPrChange w:id="80" w:author="nguyendinhloi" w:date="2020-03-12T10:33:00Z">
            <w:rPr>
              <w:rFonts w:ascii="Times New Roman" w:hAnsi="Times New Roman" w:cs="Times New Roman"/>
              <w:sz w:val="26"/>
              <w:szCs w:val="26"/>
            </w:rPr>
          </w:rPrChange>
        </w:rPr>
        <w:t>[Tra cứu/thanh toán vi phạm giao thông]</w:t>
      </w:r>
      <w:r w:rsidRPr="008A47D7">
        <w:rPr>
          <w:rFonts w:ascii="Times New Roman" w:hAnsi="Times New Roman" w:cs="Times New Roman"/>
          <w:sz w:val="26"/>
          <w:szCs w:val="26"/>
        </w:rPr>
        <w:t>, hệ thống hiển thị giao diện tra cứu quyết định xử phạt như sau:</w:t>
      </w:r>
    </w:p>
    <w:p w:rsidR="003C0E5E" w:rsidRPr="008A47D7" w:rsidRDefault="003C0E5E" w:rsidP="003C0E5E">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drawing>
          <wp:inline distT="0" distB="0" distL="0" distR="0">
            <wp:extent cx="5761355" cy="3764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1355" cy="3764915"/>
                    </a:xfrm>
                    <a:prstGeom prst="rect">
                      <a:avLst/>
                    </a:prstGeom>
                  </pic:spPr>
                </pic:pic>
              </a:graphicData>
            </a:graphic>
          </wp:inline>
        </w:drawing>
      </w:r>
    </w:p>
    <w:p w:rsidR="003C0E5E" w:rsidRPr="008A47D7" w:rsidRDefault="003C0E5E" w:rsidP="00987FFD">
      <w:pPr>
        <w:spacing w:before="120" w:after="120" w:line="276" w:lineRule="auto"/>
        <w:ind w:firstLine="360"/>
        <w:jc w:val="both"/>
        <w:rPr>
          <w:rFonts w:ascii="Times New Roman" w:hAnsi="Times New Roman" w:cs="Times New Roman"/>
          <w:sz w:val="26"/>
          <w:szCs w:val="26"/>
        </w:rPr>
        <w:pPrChange w:id="81" w:author="nguyendinhloi" w:date="2020-03-12T10:34:00Z">
          <w:pPr>
            <w:spacing w:before="120" w:after="120" w:line="276" w:lineRule="auto"/>
            <w:jc w:val="both"/>
          </w:pPr>
        </w:pPrChange>
      </w:pPr>
      <w:r w:rsidRPr="008A47D7">
        <w:rPr>
          <w:rFonts w:ascii="Times New Roman" w:hAnsi="Times New Roman" w:cs="Times New Roman"/>
          <w:sz w:val="26"/>
          <w:szCs w:val="26"/>
        </w:rPr>
        <w:t xml:space="preserve">Người </w:t>
      </w:r>
      <w:del w:id="82" w:author="nguyendinhloi" w:date="2020-03-12T10:34:00Z">
        <w:r w:rsidRPr="008A47D7" w:rsidDel="00987FFD">
          <w:rPr>
            <w:rFonts w:ascii="Times New Roman" w:hAnsi="Times New Roman" w:cs="Times New Roman"/>
            <w:sz w:val="26"/>
            <w:szCs w:val="26"/>
          </w:rPr>
          <w:delText xml:space="preserve">dân </w:delText>
        </w:r>
      </w:del>
      <w:ins w:id="83" w:author="nguyendinhloi" w:date="2020-03-12T10:34:00Z">
        <w:r w:rsidR="00987FFD">
          <w:rPr>
            <w:rFonts w:ascii="Times New Roman" w:hAnsi="Times New Roman" w:cs="Times New Roman"/>
            <w:sz w:val="26"/>
            <w:szCs w:val="26"/>
          </w:rPr>
          <w:t>dùng</w:t>
        </w:r>
        <w:r w:rsidR="00987FFD" w:rsidRPr="008A47D7">
          <w:rPr>
            <w:rFonts w:ascii="Times New Roman" w:hAnsi="Times New Roman" w:cs="Times New Roman"/>
            <w:sz w:val="26"/>
            <w:szCs w:val="26"/>
          </w:rPr>
          <w:t xml:space="preserve"> </w:t>
        </w:r>
      </w:ins>
      <w:r w:rsidRPr="008A47D7">
        <w:rPr>
          <w:rFonts w:ascii="Times New Roman" w:hAnsi="Times New Roman" w:cs="Times New Roman"/>
          <w:sz w:val="26"/>
          <w:szCs w:val="26"/>
        </w:rPr>
        <w:t>nhập các thông tin trên biên bản xử phạt</w:t>
      </w:r>
      <w:del w:id="84" w:author="nguyendinhloi" w:date="2020-03-12T10:34:00Z">
        <w:r w:rsidRPr="008A47D7" w:rsidDel="00987FFD">
          <w:rPr>
            <w:rFonts w:ascii="Times New Roman" w:hAnsi="Times New Roman" w:cs="Times New Roman"/>
            <w:sz w:val="26"/>
            <w:szCs w:val="26"/>
          </w:rPr>
          <w:delText xml:space="preserve"> để tra cứu</w:delText>
        </w:r>
      </w:del>
      <w:r w:rsidRPr="008A47D7">
        <w:rPr>
          <w:rFonts w:ascii="Times New Roman" w:hAnsi="Times New Roman" w:cs="Times New Roman"/>
          <w:sz w:val="26"/>
          <w:szCs w:val="26"/>
        </w:rPr>
        <w:t>, gồm các thông tin bắt buộc sau:</w:t>
      </w:r>
    </w:p>
    <w:p w:rsidR="003C0E5E" w:rsidRPr="008A47D7" w:rsidRDefault="003C0E5E" w:rsidP="003C0E5E">
      <w:pPr>
        <w:pStyle w:val="ListParagraph"/>
        <w:numPr>
          <w:ilvl w:val="0"/>
          <w:numId w:val="38"/>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Số biên bản</w:t>
      </w:r>
      <w:ins w:id="85" w:author="nguyendinhloi" w:date="2020-03-12T10:35:00Z">
        <w:r w:rsidR="00041449">
          <w:rPr>
            <w:rFonts w:ascii="Times New Roman" w:hAnsi="Times New Roman" w:cs="Times New Roman"/>
            <w:sz w:val="26"/>
            <w:szCs w:val="26"/>
          </w:rPr>
          <w:t>;</w:t>
        </w:r>
      </w:ins>
    </w:p>
    <w:p w:rsidR="003C0E5E" w:rsidRPr="008A47D7" w:rsidRDefault="003C0E5E" w:rsidP="003C0E5E">
      <w:pPr>
        <w:pStyle w:val="ListParagraph"/>
        <w:numPr>
          <w:ilvl w:val="0"/>
          <w:numId w:val="38"/>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Họ tên người vi phạm</w:t>
      </w:r>
      <w:ins w:id="86" w:author="nguyendinhloi" w:date="2020-03-12T10:35:00Z">
        <w:r w:rsidR="00041449">
          <w:rPr>
            <w:rFonts w:ascii="Times New Roman" w:hAnsi="Times New Roman" w:cs="Times New Roman"/>
            <w:sz w:val="26"/>
            <w:szCs w:val="26"/>
          </w:rPr>
          <w:t>;</w:t>
        </w:r>
      </w:ins>
    </w:p>
    <w:p w:rsidR="003C0E5E" w:rsidRPr="008A47D7" w:rsidRDefault="003C0E5E" w:rsidP="003C0E5E">
      <w:pPr>
        <w:pStyle w:val="ListParagraph"/>
        <w:numPr>
          <w:ilvl w:val="0"/>
          <w:numId w:val="38"/>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Đơn vị lập biên bản xử phạt: Tỉnh/thành phố, đơn vị CSGT</w:t>
      </w:r>
      <w:ins w:id="87" w:author="nguyendinhloi" w:date="2020-03-12T10:35:00Z">
        <w:r w:rsidR="00041449">
          <w:rPr>
            <w:rFonts w:ascii="Times New Roman" w:hAnsi="Times New Roman" w:cs="Times New Roman"/>
            <w:sz w:val="26"/>
            <w:szCs w:val="26"/>
          </w:rPr>
          <w:t>;</w:t>
        </w:r>
      </w:ins>
    </w:p>
    <w:p w:rsidR="003C0E5E" w:rsidRPr="008A47D7" w:rsidRDefault="003C0E5E" w:rsidP="003C0E5E">
      <w:pPr>
        <w:pStyle w:val="ListParagraph"/>
        <w:numPr>
          <w:ilvl w:val="0"/>
          <w:numId w:val="38"/>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Ngày vi phạm</w:t>
      </w:r>
      <w:ins w:id="88" w:author="nguyendinhloi" w:date="2020-03-12T10:35:00Z">
        <w:r w:rsidR="00041449">
          <w:rPr>
            <w:rFonts w:ascii="Times New Roman" w:hAnsi="Times New Roman" w:cs="Times New Roman"/>
            <w:sz w:val="26"/>
            <w:szCs w:val="26"/>
          </w:rPr>
          <w:t>;</w:t>
        </w:r>
      </w:ins>
    </w:p>
    <w:p w:rsidR="003C0E5E" w:rsidRPr="008A47D7" w:rsidRDefault="003C0E5E" w:rsidP="003C0E5E">
      <w:pPr>
        <w:pStyle w:val="ListParagraph"/>
        <w:numPr>
          <w:ilvl w:val="0"/>
          <w:numId w:val="38"/>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lastRenderedPageBreak/>
        <w:t>Mã bảo mật</w:t>
      </w:r>
      <w:ins w:id="89" w:author="nguyendinhloi" w:date="2020-03-12T10:35:00Z">
        <w:r w:rsidR="00041449">
          <w:rPr>
            <w:rFonts w:ascii="Times New Roman" w:hAnsi="Times New Roman" w:cs="Times New Roman"/>
            <w:sz w:val="26"/>
            <w:szCs w:val="26"/>
          </w:rPr>
          <w:t>.</w:t>
        </w:r>
      </w:ins>
    </w:p>
    <w:p w:rsidR="003C0E5E" w:rsidRPr="00041449" w:rsidRDefault="003C0E5E" w:rsidP="00041449">
      <w:pPr>
        <w:spacing w:before="120" w:after="120" w:line="276" w:lineRule="auto"/>
        <w:ind w:firstLine="720"/>
        <w:jc w:val="both"/>
        <w:rPr>
          <w:rFonts w:ascii="Times New Roman" w:hAnsi="Times New Roman" w:cs="Times New Roman"/>
          <w:sz w:val="26"/>
          <w:szCs w:val="26"/>
          <w:rPrChange w:id="90" w:author="nguyendinhloi" w:date="2020-03-12T10:40:00Z">
            <w:rPr>
              <w:rFonts w:ascii="Times New Roman" w:hAnsi="Times New Roman" w:cs="Times New Roman"/>
              <w:sz w:val="26"/>
              <w:szCs w:val="26"/>
            </w:rPr>
          </w:rPrChange>
        </w:rPr>
        <w:pPrChange w:id="91" w:author="nguyendinhloi" w:date="2020-03-12T10:36:00Z">
          <w:pPr>
            <w:spacing w:before="120" w:after="120" w:line="276" w:lineRule="auto"/>
            <w:jc w:val="both"/>
          </w:pPr>
        </w:pPrChange>
      </w:pPr>
      <w:del w:id="92" w:author="nguyendinhloi" w:date="2020-03-12T10:36:00Z">
        <w:r w:rsidRPr="008A47D7" w:rsidDel="00041449">
          <w:rPr>
            <w:rFonts w:ascii="Times New Roman" w:hAnsi="Times New Roman" w:cs="Times New Roman"/>
            <w:sz w:val="26"/>
            <w:szCs w:val="26"/>
          </w:rPr>
          <w:delText>Để tiến hành tra cứu như sau:</w:delText>
        </w:r>
      </w:del>
      <w:ins w:id="93" w:author="nguyendinhloi" w:date="2020-03-12T10:36:00Z">
        <w:r w:rsidR="00041449">
          <w:rPr>
            <w:rFonts w:ascii="Times New Roman" w:hAnsi="Times New Roman" w:cs="Times New Roman"/>
            <w:sz w:val="26"/>
            <w:szCs w:val="26"/>
          </w:rPr>
          <w:t xml:space="preserve">Sau khi cập nhật các thông tin nêu trên, thực hiện </w:t>
        </w:r>
        <w:r w:rsidR="00041449" w:rsidRPr="00041449">
          <w:rPr>
            <w:rFonts w:ascii="Times New Roman" w:hAnsi="Times New Roman" w:cs="Times New Roman"/>
            <w:b/>
            <w:i/>
            <w:sz w:val="26"/>
            <w:szCs w:val="26"/>
            <w:rPrChange w:id="94" w:author="nguyendinhloi" w:date="2020-03-12T10:36:00Z">
              <w:rPr>
                <w:rFonts w:ascii="Times New Roman" w:hAnsi="Times New Roman" w:cs="Times New Roman"/>
                <w:sz w:val="26"/>
                <w:szCs w:val="26"/>
              </w:rPr>
            </w:rPrChange>
          </w:rPr>
          <w:t>[Tra cứu]</w:t>
        </w:r>
      </w:ins>
      <w:ins w:id="95" w:author="nguyendinhloi" w:date="2020-03-12T10:40:00Z">
        <w:r w:rsidR="00041449">
          <w:rPr>
            <w:rFonts w:ascii="Times New Roman" w:hAnsi="Times New Roman" w:cs="Times New Roman"/>
            <w:b/>
            <w:i/>
            <w:sz w:val="26"/>
            <w:szCs w:val="26"/>
          </w:rPr>
          <w:t xml:space="preserve"> </w:t>
        </w:r>
        <w:r w:rsidR="00041449">
          <w:rPr>
            <w:rFonts w:ascii="Times New Roman" w:hAnsi="Times New Roman" w:cs="Times New Roman"/>
            <w:sz w:val="26"/>
            <w:szCs w:val="26"/>
          </w:rPr>
          <w:t>quyết định xử phạt:</w:t>
        </w:r>
      </w:ins>
    </w:p>
    <w:p w:rsidR="003C0E5E" w:rsidRPr="008A47D7" w:rsidRDefault="003C0E5E" w:rsidP="003C0E5E">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drawing>
          <wp:inline distT="0" distB="0" distL="0" distR="0">
            <wp:extent cx="5761355" cy="2378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1355" cy="2378710"/>
                    </a:xfrm>
                    <a:prstGeom prst="rect">
                      <a:avLst/>
                    </a:prstGeom>
                  </pic:spPr>
                </pic:pic>
              </a:graphicData>
            </a:graphic>
          </wp:inline>
        </w:drawing>
      </w:r>
    </w:p>
    <w:p w:rsidR="003C0E5E" w:rsidRPr="008A47D7" w:rsidRDefault="003C0E5E" w:rsidP="00041449">
      <w:pPr>
        <w:spacing w:before="120" w:after="120" w:line="276" w:lineRule="auto"/>
        <w:ind w:firstLine="720"/>
        <w:jc w:val="both"/>
        <w:rPr>
          <w:rFonts w:ascii="Times New Roman" w:hAnsi="Times New Roman" w:cs="Times New Roman"/>
          <w:sz w:val="26"/>
          <w:szCs w:val="26"/>
        </w:rPr>
        <w:pPrChange w:id="96" w:author="nguyendinhloi" w:date="2020-03-12T10:41:00Z">
          <w:pPr>
            <w:spacing w:before="120" w:after="120" w:line="276" w:lineRule="auto"/>
            <w:jc w:val="both"/>
          </w:pPr>
        </w:pPrChange>
      </w:pPr>
      <w:del w:id="97" w:author="nguyendinhloi" w:date="2020-03-12T10:41:00Z">
        <w:r w:rsidRPr="008A47D7" w:rsidDel="00041449">
          <w:rPr>
            <w:rFonts w:ascii="Times New Roman" w:hAnsi="Times New Roman" w:cs="Times New Roman"/>
            <w:sz w:val="26"/>
            <w:szCs w:val="26"/>
          </w:rPr>
          <w:delText>Khi đó sẽ xảy ra các tình huống sau:</w:delText>
        </w:r>
      </w:del>
      <w:ins w:id="98" w:author="nguyendinhloi" w:date="2020-03-12T10:41:00Z">
        <w:r w:rsidR="00041449">
          <w:rPr>
            <w:rFonts w:ascii="Times New Roman" w:hAnsi="Times New Roman" w:cs="Times New Roman"/>
            <w:sz w:val="26"/>
            <w:szCs w:val="26"/>
          </w:rPr>
          <w:t>Một số trường hợp có thể xảy ra như sau:</w:t>
        </w:r>
      </w:ins>
    </w:p>
    <w:p w:rsidR="003C0E5E" w:rsidRPr="008A47D7" w:rsidRDefault="00041449" w:rsidP="003C0E5E">
      <w:pPr>
        <w:pStyle w:val="ListParagraph"/>
        <w:numPr>
          <w:ilvl w:val="0"/>
          <w:numId w:val="38"/>
        </w:numPr>
        <w:spacing w:before="120" w:after="120" w:line="276" w:lineRule="auto"/>
        <w:jc w:val="both"/>
        <w:rPr>
          <w:rFonts w:ascii="Times New Roman" w:hAnsi="Times New Roman" w:cs="Times New Roman"/>
          <w:sz w:val="26"/>
          <w:szCs w:val="26"/>
        </w:rPr>
      </w:pPr>
      <w:ins w:id="99" w:author="nguyendinhloi" w:date="2020-03-12T10:41:00Z">
        <w:r w:rsidRPr="006720BB">
          <w:rPr>
            <w:rFonts w:ascii="Times New Roman" w:hAnsi="Times New Roman" w:cs="Times New Roman"/>
            <w:b/>
            <w:sz w:val="26"/>
            <w:szCs w:val="26"/>
            <w:rPrChange w:id="100" w:author="nguyendinhloi" w:date="2020-03-12T10:45:00Z">
              <w:rPr>
                <w:rFonts w:ascii="Times New Roman" w:hAnsi="Times New Roman" w:cs="Times New Roman"/>
                <w:sz w:val="26"/>
                <w:szCs w:val="26"/>
              </w:rPr>
            </w:rPrChange>
          </w:rPr>
          <w:t>Trường hợp 1:</w:t>
        </w:r>
        <w:r>
          <w:rPr>
            <w:rFonts w:ascii="Times New Roman" w:hAnsi="Times New Roman" w:cs="Times New Roman"/>
            <w:sz w:val="26"/>
            <w:szCs w:val="26"/>
          </w:rPr>
          <w:t xml:space="preserve"> </w:t>
        </w:r>
      </w:ins>
      <w:r w:rsidR="003C0E5E" w:rsidRPr="008A47D7">
        <w:rPr>
          <w:rFonts w:ascii="Times New Roman" w:hAnsi="Times New Roman" w:cs="Times New Roman"/>
          <w:sz w:val="26"/>
          <w:szCs w:val="26"/>
        </w:rPr>
        <w:t>Nếu cơ quan công an chưa ra quyết định xử phạt, hệ thống sẽ hiển thị thông báo: “Chưa có quyết định xử phạt”</w:t>
      </w:r>
      <w:ins w:id="101" w:author="nguyendinhloi" w:date="2020-03-12T10:41:00Z">
        <w:r>
          <w:rPr>
            <w:rFonts w:ascii="Times New Roman" w:hAnsi="Times New Roman" w:cs="Times New Roman"/>
            <w:sz w:val="26"/>
            <w:szCs w:val="26"/>
          </w:rPr>
          <w:t>;</w:t>
        </w:r>
      </w:ins>
    </w:p>
    <w:p w:rsidR="003C0E5E" w:rsidRPr="008A47D7" w:rsidRDefault="00BC5E0C" w:rsidP="003C0E5E">
      <w:pPr>
        <w:pStyle w:val="ListParagraph"/>
        <w:numPr>
          <w:ilvl w:val="0"/>
          <w:numId w:val="38"/>
        </w:numPr>
        <w:spacing w:before="120" w:after="120" w:line="276" w:lineRule="auto"/>
        <w:jc w:val="both"/>
        <w:rPr>
          <w:rFonts w:ascii="Times New Roman" w:hAnsi="Times New Roman" w:cs="Times New Roman"/>
          <w:sz w:val="26"/>
          <w:szCs w:val="26"/>
        </w:rPr>
      </w:pPr>
      <w:ins w:id="102" w:author="nguyendinhloi" w:date="2020-03-12T10:45:00Z">
        <w:r w:rsidRPr="006720BB">
          <w:rPr>
            <w:rFonts w:ascii="Times New Roman" w:hAnsi="Times New Roman" w:cs="Times New Roman"/>
            <w:b/>
            <w:sz w:val="26"/>
            <w:szCs w:val="26"/>
            <w:rPrChange w:id="103" w:author="nguyendinhloi" w:date="2020-03-12T10:45:00Z">
              <w:rPr>
                <w:rFonts w:ascii="Times New Roman" w:hAnsi="Times New Roman" w:cs="Times New Roman"/>
                <w:sz w:val="26"/>
                <w:szCs w:val="26"/>
              </w:rPr>
            </w:rPrChange>
          </w:rPr>
          <w:t>Trường hợp 2:</w:t>
        </w:r>
        <w:r>
          <w:rPr>
            <w:rFonts w:ascii="Times New Roman" w:hAnsi="Times New Roman" w:cs="Times New Roman"/>
            <w:sz w:val="26"/>
            <w:szCs w:val="26"/>
          </w:rPr>
          <w:t xml:space="preserve"> </w:t>
        </w:r>
      </w:ins>
      <w:r w:rsidR="003C0E5E" w:rsidRPr="008A47D7">
        <w:rPr>
          <w:rFonts w:ascii="Times New Roman" w:hAnsi="Times New Roman" w:cs="Times New Roman"/>
          <w:sz w:val="26"/>
          <w:szCs w:val="26"/>
        </w:rPr>
        <w:t>Nếu quyết định xử phạt đã được thanh toán, hệ thống sẽ hiển thị thông báo: “Quyết định xử phạt đã được thanh toán”</w:t>
      </w:r>
    </w:p>
    <w:p w:rsidR="003C0E5E" w:rsidRPr="008A47D7" w:rsidRDefault="006720BB" w:rsidP="003C0E5E">
      <w:pPr>
        <w:pStyle w:val="ListParagraph"/>
        <w:numPr>
          <w:ilvl w:val="0"/>
          <w:numId w:val="38"/>
        </w:numPr>
        <w:spacing w:before="120" w:after="120" w:line="276" w:lineRule="auto"/>
        <w:jc w:val="both"/>
        <w:rPr>
          <w:rFonts w:ascii="Times New Roman" w:hAnsi="Times New Roman" w:cs="Times New Roman"/>
          <w:sz w:val="26"/>
          <w:szCs w:val="26"/>
        </w:rPr>
      </w:pPr>
      <w:ins w:id="104" w:author="nguyendinhloi" w:date="2020-03-12T10:45:00Z">
        <w:r w:rsidRPr="006720BB">
          <w:rPr>
            <w:rFonts w:ascii="Times New Roman" w:hAnsi="Times New Roman" w:cs="Times New Roman"/>
            <w:b/>
            <w:sz w:val="26"/>
            <w:szCs w:val="26"/>
            <w:rPrChange w:id="105" w:author="nguyendinhloi" w:date="2020-03-12T10:46:00Z">
              <w:rPr>
                <w:rFonts w:ascii="Times New Roman" w:hAnsi="Times New Roman" w:cs="Times New Roman"/>
                <w:sz w:val="26"/>
                <w:szCs w:val="26"/>
              </w:rPr>
            </w:rPrChange>
          </w:rPr>
          <w:t>Trường hợp 3:</w:t>
        </w:r>
        <w:r>
          <w:rPr>
            <w:rFonts w:ascii="Times New Roman" w:hAnsi="Times New Roman" w:cs="Times New Roman"/>
            <w:sz w:val="26"/>
            <w:szCs w:val="26"/>
          </w:rPr>
          <w:t xml:space="preserve"> </w:t>
        </w:r>
      </w:ins>
      <w:r w:rsidR="003C0E5E" w:rsidRPr="008A47D7">
        <w:rPr>
          <w:rFonts w:ascii="Times New Roman" w:hAnsi="Times New Roman" w:cs="Times New Roman"/>
          <w:sz w:val="26"/>
          <w:szCs w:val="26"/>
        </w:rPr>
        <w:t>Nếu đã có quyết định xử phạt và chưa được thanh toán, hệ thống sẽ hiển thị thông tin chi tiế</w:t>
      </w:r>
      <w:r w:rsidR="00F56285" w:rsidRPr="008A47D7">
        <w:rPr>
          <w:rFonts w:ascii="Times New Roman" w:hAnsi="Times New Roman" w:cs="Times New Roman"/>
          <w:sz w:val="26"/>
          <w:szCs w:val="26"/>
        </w:rPr>
        <w:t>t gồm:</w:t>
      </w:r>
    </w:p>
    <w:p w:rsidR="00F56285" w:rsidRPr="008A47D7" w:rsidRDefault="00F56285" w:rsidP="00F56285">
      <w:pPr>
        <w:pStyle w:val="ListParagraph"/>
        <w:numPr>
          <w:ilvl w:val="0"/>
          <w:numId w:val="39"/>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Số quyết định</w:t>
      </w:r>
    </w:p>
    <w:p w:rsidR="00F56285" w:rsidRPr="008A47D7" w:rsidRDefault="00F56285" w:rsidP="00F56285">
      <w:pPr>
        <w:pStyle w:val="ListParagraph"/>
        <w:numPr>
          <w:ilvl w:val="0"/>
          <w:numId w:val="39"/>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Ngày ra quyết định</w:t>
      </w:r>
    </w:p>
    <w:p w:rsidR="00F56285" w:rsidRPr="008A47D7" w:rsidRDefault="00F56285" w:rsidP="00F56285">
      <w:pPr>
        <w:pStyle w:val="ListParagraph"/>
        <w:numPr>
          <w:ilvl w:val="0"/>
          <w:numId w:val="39"/>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Hành vi vi phạm</w:t>
      </w:r>
    </w:p>
    <w:p w:rsidR="00F56285" w:rsidRPr="008A47D7" w:rsidRDefault="00F56285" w:rsidP="00F56285">
      <w:pPr>
        <w:pStyle w:val="ListParagraph"/>
        <w:numPr>
          <w:ilvl w:val="0"/>
          <w:numId w:val="39"/>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Số tiền phạt</w:t>
      </w:r>
    </w:p>
    <w:p w:rsidR="003C0E5E" w:rsidRDefault="003C0E5E" w:rsidP="003C0E5E">
      <w:pPr>
        <w:spacing w:before="120" w:after="120" w:line="276" w:lineRule="auto"/>
        <w:ind w:left="360"/>
        <w:jc w:val="both"/>
        <w:rPr>
          <w:ins w:id="106" w:author="nguyendinhloi" w:date="2020-03-12T10:46:00Z"/>
          <w:rFonts w:ascii="Times New Roman" w:hAnsi="Times New Roman" w:cs="Times New Roman"/>
          <w:sz w:val="26"/>
          <w:szCs w:val="26"/>
        </w:rPr>
      </w:pPr>
      <w:r w:rsidRPr="008A47D7">
        <w:rPr>
          <w:rFonts w:ascii="Times New Roman" w:hAnsi="Times New Roman" w:cs="Times New Roman"/>
          <w:noProof/>
          <w:sz w:val="26"/>
          <w:szCs w:val="26"/>
        </w:rPr>
        <w:drawing>
          <wp:inline distT="0" distB="0" distL="0" distR="0">
            <wp:extent cx="5761355" cy="2136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1355" cy="2136140"/>
                    </a:xfrm>
                    <a:prstGeom prst="rect">
                      <a:avLst/>
                    </a:prstGeom>
                  </pic:spPr>
                </pic:pic>
              </a:graphicData>
            </a:graphic>
          </wp:inline>
        </w:drawing>
      </w:r>
    </w:p>
    <w:p w:rsidR="006720BB" w:rsidRPr="008A47D7" w:rsidRDefault="006720BB" w:rsidP="006720BB">
      <w:pPr>
        <w:spacing w:before="120" w:after="120" w:line="276" w:lineRule="auto"/>
        <w:ind w:firstLine="360"/>
        <w:jc w:val="both"/>
        <w:rPr>
          <w:rFonts w:ascii="Times New Roman" w:hAnsi="Times New Roman" w:cs="Times New Roman"/>
          <w:sz w:val="26"/>
          <w:szCs w:val="26"/>
        </w:rPr>
        <w:pPrChange w:id="107" w:author="nguyendinhloi" w:date="2020-03-12T10:47:00Z">
          <w:pPr>
            <w:spacing w:before="120" w:after="120" w:line="276" w:lineRule="auto"/>
            <w:ind w:left="360"/>
            <w:jc w:val="both"/>
          </w:pPr>
        </w:pPrChange>
      </w:pPr>
      <w:ins w:id="108" w:author="nguyendinhloi" w:date="2020-03-12T10:46:00Z">
        <w:r w:rsidRPr="006720BB">
          <w:rPr>
            <w:rFonts w:ascii="Times New Roman" w:hAnsi="Times New Roman" w:cs="Times New Roman"/>
            <w:sz w:val="26"/>
            <w:szCs w:val="26"/>
          </w:rPr>
          <w:t>Khi người dùng đã tra cứu được quyết định xử phạt</w:t>
        </w:r>
        <w:r>
          <w:rPr>
            <w:rFonts w:ascii="Times New Roman" w:hAnsi="Times New Roman" w:cs="Times New Roman"/>
            <w:sz w:val="26"/>
            <w:szCs w:val="26"/>
          </w:rPr>
          <w:t xml:space="preserve"> có thể thực hiện một trong hai cách sau</w:t>
        </w:r>
      </w:ins>
      <w:ins w:id="109" w:author="nguyendinhloi" w:date="2020-03-12T10:47:00Z">
        <w:r>
          <w:rPr>
            <w:rFonts w:ascii="Times New Roman" w:hAnsi="Times New Roman" w:cs="Times New Roman"/>
            <w:sz w:val="26"/>
            <w:szCs w:val="26"/>
          </w:rPr>
          <w:t>: thanh toán và nhận kết quả tại cơ quan xử phạt</w:t>
        </w:r>
        <w:r w:rsidR="0057713A">
          <w:rPr>
            <w:rFonts w:ascii="Times New Roman" w:hAnsi="Times New Roman" w:cs="Times New Roman"/>
            <w:sz w:val="26"/>
            <w:szCs w:val="26"/>
          </w:rPr>
          <w:t xml:space="preserve"> hoặc thanh toán và nhận kết quả tại nhà qua dịch vụ bưu chính công ích. Cụ thể như sau:</w:t>
        </w:r>
      </w:ins>
    </w:p>
    <w:p w:rsidR="00AB0D85" w:rsidRPr="00AB0D85" w:rsidRDefault="00AB0D85" w:rsidP="00910E0C">
      <w:pPr>
        <w:pStyle w:val="Heading2"/>
        <w:spacing w:before="100" w:beforeAutospacing="1" w:after="100" w:afterAutospacing="1" w:line="276" w:lineRule="auto"/>
        <w:jc w:val="both"/>
        <w:rPr>
          <w:ins w:id="110" w:author="nguyendinhloi" w:date="2020-03-12T10:29:00Z"/>
          <w:rFonts w:cs="Times New Roman"/>
        </w:rPr>
        <w:pPrChange w:id="111" w:author="nguyendinhloi" w:date="2020-03-12T11:21:00Z">
          <w:pPr>
            <w:numPr>
              <w:ilvl w:val="1"/>
              <w:numId w:val="1"/>
            </w:numPr>
            <w:spacing w:before="120" w:after="120" w:line="276" w:lineRule="auto"/>
            <w:ind w:left="576" w:hanging="576"/>
            <w:jc w:val="both"/>
          </w:pPr>
        </w:pPrChange>
      </w:pPr>
      <w:bookmarkStart w:id="112" w:name="_Toc34904511"/>
      <w:ins w:id="113" w:author="nguyendinhloi" w:date="2020-03-12T10:29:00Z">
        <w:r w:rsidRPr="00AB0D85">
          <w:rPr>
            <w:rFonts w:cs="Times New Roman"/>
          </w:rPr>
          <w:lastRenderedPageBreak/>
          <w:t>Thanh toán và nhận kết quả tại cơ quan xử phạt</w:t>
        </w:r>
        <w:bookmarkEnd w:id="112"/>
      </w:ins>
    </w:p>
    <w:p w:rsidR="00F56285" w:rsidRPr="008A47D7" w:rsidRDefault="00F56285" w:rsidP="00F56285">
      <w:pPr>
        <w:spacing w:before="120" w:after="120" w:line="276" w:lineRule="auto"/>
        <w:ind w:firstLine="360"/>
        <w:jc w:val="both"/>
        <w:rPr>
          <w:rFonts w:ascii="Times New Roman" w:hAnsi="Times New Roman" w:cs="Times New Roman"/>
          <w:sz w:val="26"/>
          <w:szCs w:val="26"/>
        </w:rPr>
      </w:pPr>
      <w:r w:rsidRPr="008A47D7">
        <w:rPr>
          <w:rFonts w:ascii="Times New Roman" w:hAnsi="Times New Roman" w:cs="Times New Roman"/>
          <w:sz w:val="26"/>
          <w:szCs w:val="26"/>
        </w:rPr>
        <w:t xml:space="preserve">Người dân chọn </w:t>
      </w:r>
      <w:r w:rsidRPr="006704EC">
        <w:rPr>
          <w:rFonts w:ascii="Times New Roman" w:hAnsi="Times New Roman" w:cs="Times New Roman"/>
          <w:b/>
          <w:i/>
          <w:sz w:val="26"/>
          <w:szCs w:val="26"/>
          <w:rPrChange w:id="114" w:author="nguyendinhloi" w:date="2020-03-12T10:48:00Z">
            <w:rPr>
              <w:rFonts w:ascii="Times New Roman" w:hAnsi="Times New Roman" w:cs="Times New Roman"/>
              <w:sz w:val="26"/>
              <w:szCs w:val="26"/>
            </w:rPr>
          </w:rPrChange>
        </w:rPr>
        <w:t>[Thanh toán và nhận kết quả tại cơ quan xử phạt]</w:t>
      </w:r>
      <w:r w:rsidRPr="008A47D7">
        <w:rPr>
          <w:rFonts w:ascii="Times New Roman" w:hAnsi="Times New Roman" w:cs="Times New Roman"/>
          <w:sz w:val="26"/>
          <w:szCs w:val="26"/>
        </w:rPr>
        <w:t>, khi đó hệ thống yêu cầu người dân nhập thông tin người nộp tiền như sau:</w:t>
      </w:r>
    </w:p>
    <w:p w:rsidR="00F56285" w:rsidRPr="008A47D7" w:rsidRDefault="00F56285" w:rsidP="00F56285">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drawing>
          <wp:inline distT="0" distB="0" distL="0" distR="0">
            <wp:extent cx="5761355" cy="3603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1355" cy="3603625"/>
                    </a:xfrm>
                    <a:prstGeom prst="rect">
                      <a:avLst/>
                    </a:prstGeom>
                  </pic:spPr>
                </pic:pic>
              </a:graphicData>
            </a:graphic>
          </wp:inline>
        </w:drawing>
      </w:r>
    </w:p>
    <w:p w:rsidR="00F56285" w:rsidRPr="008A47D7" w:rsidRDefault="00F56285" w:rsidP="00E05898">
      <w:pPr>
        <w:spacing w:before="120" w:after="120" w:line="276" w:lineRule="auto"/>
        <w:ind w:firstLine="360"/>
        <w:jc w:val="both"/>
        <w:rPr>
          <w:rFonts w:ascii="Times New Roman" w:hAnsi="Times New Roman" w:cs="Times New Roman"/>
          <w:sz w:val="26"/>
          <w:szCs w:val="26"/>
        </w:rPr>
        <w:pPrChange w:id="115" w:author="nguyendinhloi" w:date="2020-03-12T10:48:00Z">
          <w:pPr>
            <w:spacing w:before="120" w:after="120" w:line="276" w:lineRule="auto"/>
            <w:jc w:val="both"/>
          </w:pPr>
        </w:pPrChange>
      </w:pPr>
      <w:r w:rsidRPr="008A47D7">
        <w:rPr>
          <w:rFonts w:ascii="Times New Roman" w:hAnsi="Times New Roman" w:cs="Times New Roman"/>
          <w:sz w:val="26"/>
          <w:szCs w:val="26"/>
        </w:rPr>
        <w:t>Thông tin người nộp tiền gồm các thông tin bắt buộc như sau:</w:t>
      </w:r>
    </w:p>
    <w:p w:rsidR="00F56285" w:rsidRPr="008A47D7" w:rsidRDefault="00F56285" w:rsidP="00F56285">
      <w:pPr>
        <w:pStyle w:val="ListParagraph"/>
        <w:numPr>
          <w:ilvl w:val="0"/>
          <w:numId w:val="38"/>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Họ tên người nộp tiền</w:t>
      </w:r>
      <w:ins w:id="116" w:author="nguyendinhloi" w:date="2020-03-12T10:48:00Z">
        <w:r w:rsidR="00E05898">
          <w:rPr>
            <w:rFonts w:ascii="Times New Roman" w:hAnsi="Times New Roman" w:cs="Times New Roman"/>
            <w:sz w:val="26"/>
            <w:szCs w:val="26"/>
          </w:rPr>
          <w:t>;</w:t>
        </w:r>
      </w:ins>
    </w:p>
    <w:p w:rsidR="00F56285" w:rsidRPr="008A47D7" w:rsidRDefault="00F56285" w:rsidP="00F56285">
      <w:pPr>
        <w:pStyle w:val="ListParagraph"/>
        <w:numPr>
          <w:ilvl w:val="0"/>
          <w:numId w:val="38"/>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Chứng minh nhân dân hoặc căn cước công dân người nộp tiền</w:t>
      </w:r>
      <w:ins w:id="117" w:author="nguyendinhloi" w:date="2020-03-12T10:48:00Z">
        <w:r w:rsidR="00E05898">
          <w:rPr>
            <w:rFonts w:ascii="Times New Roman" w:hAnsi="Times New Roman" w:cs="Times New Roman"/>
            <w:sz w:val="26"/>
            <w:szCs w:val="26"/>
          </w:rPr>
          <w:t>;</w:t>
        </w:r>
      </w:ins>
    </w:p>
    <w:p w:rsidR="00F56285" w:rsidRPr="008A47D7" w:rsidRDefault="00F56285" w:rsidP="00F56285">
      <w:pPr>
        <w:pStyle w:val="ListParagraph"/>
        <w:numPr>
          <w:ilvl w:val="0"/>
          <w:numId w:val="38"/>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Địa chỉ người nộp tiền gồm:</w:t>
      </w:r>
    </w:p>
    <w:p w:rsidR="00F56285" w:rsidRPr="008A47D7" w:rsidRDefault="00F56285" w:rsidP="00F56285">
      <w:pPr>
        <w:pStyle w:val="ListParagraph"/>
        <w:numPr>
          <w:ilvl w:val="0"/>
          <w:numId w:val="40"/>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Tỉnh/thành phố</w:t>
      </w:r>
      <w:ins w:id="118" w:author="nguyendinhloi" w:date="2020-03-12T10:49:00Z">
        <w:r w:rsidR="00E05898">
          <w:rPr>
            <w:rFonts w:ascii="Times New Roman" w:hAnsi="Times New Roman" w:cs="Times New Roman"/>
            <w:sz w:val="26"/>
            <w:szCs w:val="26"/>
          </w:rPr>
          <w:t>;</w:t>
        </w:r>
      </w:ins>
    </w:p>
    <w:p w:rsidR="00F56285" w:rsidRPr="008A47D7" w:rsidRDefault="00F56285" w:rsidP="00F56285">
      <w:pPr>
        <w:pStyle w:val="ListParagraph"/>
        <w:numPr>
          <w:ilvl w:val="0"/>
          <w:numId w:val="40"/>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Quận/huyện</w:t>
      </w:r>
      <w:ins w:id="119" w:author="nguyendinhloi" w:date="2020-03-12T10:49:00Z">
        <w:r w:rsidR="00E05898">
          <w:rPr>
            <w:rFonts w:ascii="Times New Roman" w:hAnsi="Times New Roman" w:cs="Times New Roman"/>
            <w:sz w:val="26"/>
            <w:szCs w:val="26"/>
          </w:rPr>
          <w:t>;</w:t>
        </w:r>
      </w:ins>
    </w:p>
    <w:p w:rsidR="00F56285" w:rsidRPr="008A47D7" w:rsidRDefault="00F56285" w:rsidP="00F56285">
      <w:pPr>
        <w:pStyle w:val="ListParagraph"/>
        <w:numPr>
          <w:ilvl w:val="0"/>
          <w:numId w:val="40"/>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Phường/xã</w:t>
      </w:r>
      <w:ins w:id="120" w:author="nguyendinhloi" w:date="2020-03-12T10:49:00Z">
        <w:r w:rsidR="00E05898">
          <w:rPr>
            <w:rFonts w:ascii="Times New Roman" w:hAnsi="Times New Roman" w:cs="Times New Roman"/>
            <w:sz w:val="26"/>
            <w:szCs w:val="26"/>
          </w:rPr>
          <w:t>;</w:t>
        </w:r>
      </w:ins>
    </w:p>
    <w:p w:rsidR="00F56285" w:rsidRPr="008A47D7" w:rsidRDefault="00F56285" w:rsidP="00F56285">
      <w:pPr>
        <w:pStyle w:val="ListParagraph"/>
        <w:numPr>
          <w:ilvl w:val="0"/>
          <w:numId w:val="40"/>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Số nhà/Đường/Xóm</w:t>
      </w:r>
      <w:ins w:id="121" w:author="nguyendinhloi" w:date="2020-03-12T10:49:00Z">
        <w:r w:rsidR="00E05898">
          <w:rPr>
            <w:rFonts w:ascii="Times New Roman" w:hAnsi="Times New Roman" w:cs="Times New Roman"/>
            <w:sz w:val="26"/>
            <w:szCs w:val="26"/>
          </w:rPr>
          <w:t>.</w:t>
        </w:r>
      </w:ins>
    </w:p>
    <w:p w:rsidR="00F56285" w:rsidRPr="008A47D7" w:rsidRDefault="00F56285" w:rsidP="00E05898">
      <w:pPr>
        <w:spacing w:before="120" w:after="120" w:line="276" w:lineRule="auto"/>
        <w:ind w:firstLine="360"/>
        <w:jc w:val="both"/>
        <w:rPr>
          <w:rFonts w:ascii="Times New Roman" w:hAnsi="Times New Roman" w:cs="Times New Roman"/>
          <w:sz w:val="26"/>
          <w:szCs w:val="26"/>
        </w:rPr>
        <w:pPrChange w:id="122" w:author="nguyendinhloi" w:date="2020-03-12T10:49:00Z">
          <w:pPr>
            <w:spacing w:before="120" w:after="120" w:line="276" w:lineRule="auto"/>
            <w:ind w:firstLine="720"/>
            <w:jc w:val="both"/>
          </w:pPr>
        </w:pPrChange>
      </w:pPr>
      <w:r w:rsidRPr="008A47D7">
        <w:rPr>
          <w:rFonts w:ascii="Times New Roman" w:hAnsi="Times New Roman" w:cs="Times New Roman"/>
          <w:sz w:val="26"/>
          <w:szCs w:val="26"/>
        </w:rPr>
        <w:t xml:space="preserve">Sau khi nhập đầy đủ các thông tin, người </w:t>
      </w:r>
      <w:del w:id="123" w:author="nguyendinhloi" w:date="2020-03-12T10:50:00Z">
        <w:r w:rsidRPr="008A47D7" w:rsidDel="00F56C35">
          <w:rPr>
            <w:rFonts w:ascii="Times New Roman" w:hAnsi="Times New Roman" w:cs="Times New Roman"/>
            <w:sz w:val="26"/>
            <w:szCs w:val="26"/>
          </w:rPr>
          <w:delText xml:space="preserve">dân </w:delText>
        </w:r>
      </w:del>
      <w:ins w:id="124" w:author="nguyendinhloi" w:date="2020-03-12T10:50:00Z">
        <w:r w:rsidR="00F56C35" w:rsidRPr="008A47D7">
          <w:rPr>
            <w:rFonts w:ascii="Times New Roman" w:hAnsi="Times New Roman" w:cs="Times New Roman"/>
            <w:sz w:val="26"/>
            <w:szCs w:val="26"/>
          </w:rPr>
          <w:t>d</w:t>
        </w:r>
        <w:r w:rsidR="00F56C35">
          <w:rPr>
            <w:rFonts w:ascii="Times New Roman" w:hAnsi="Times New Roman" w:cs="Times New Roman"/>
            <w:sz w:val="26"/>
            <w:szCs w:val="26"/>
          </w:rPr>
          <w:t>ùng bấm chọn</w:t>
        </w:r>
      </w:ins>
      <w:del w:id="125" w:author="nguyendinhloi" w:date="2020-03-12T10:50:00Z">
        <w:r w:rsidRPr="008A47D7" w:rsidDel="00F56C35">
          <w:rPr>
            <w:rFonts w:ascii="Times New Roman" w:hAnsi="Times New Roman" w:cs="Times New Roman"/>
            <w:sz w:val="26"/>
            <w:szCs w:val="26"/>
          </w:rPr>
          <w:delText>bấm nút</w:delText>
        </w:r>
      </w:del>
      <w:r w:rsidRPr="008A47D7">
        <w:rPr>
          <w:rFonts w:ascii="Times New Roman" w:hAnsi="Times New Roman" w:cs="Times New Roman"/>
          <w:sz w:val="26"/>
          <w:szCs w:val="26"/>
        </w:rPr>
        <w:t xml:space="preserve"> </w:t>
      </w:r>
      <w:r w:rsidRPr="00E05898">
        <w:rPr>
          <w:rFonts w:ascii="Times New Roman" w:hAnsi="Times New Roman" w:cs="Times New Roman"/>
          <w:b/>
          <w:i/>
          <w:sz w:val="26"/>
          <w:szCs w:val="26"/>
          <w:rPrChange w:id="126" w:author="nguyendinhloi" w:date="2020-03-12T10:49:00Z">
            <w:rPr>
              <w:rFonts w:ascii="Times New Roman" w:hAnsi="Times New Roman" w:cs="Times New Roman"/>
              <w:sz w:val="26"/>
              <w:szCs w:val="26"/>
            </w:rPr>
          </w:rPrChange>
        </w:rPr>
        <w:t>[Thanh toán]</w:t>
      </w:r>
      <w:r w:rsidRPr="008A47D7">
        <w:rPr>
          <w:rFonts w:ascii="Times New Roman" w:hAnsi="Times New Roman" w:cs="Times New Roman"/>
          <w:sz w:val="26"/>
          <w:szCs w:val="26"/>
        </w:rPr>
        <w:t xml:space="preserve">, hệ thống chuyển sang giao diện </w:t>
      </w:r>
      <w:ins w:id="127" w:author="nguyendinhloi" w:date="2020-03-12T10:51:00Z">
        <w:r w:rsidR="00F56C35">
          <w:rPr>
            <w:rFonts w:ascii="Times New Roman" w:hAnsi="Times New Roman" w:cs="Times New Roman"/>
            <w:sz w:val="26"/>
            <w:szCs w:val="26"/>
          </w:rPr>
          <w:t xml:space="preserve">của Nền tảng thanh toán của Cổng </w:t>
        </w:r>
        <w:r w:rsidR="00F56C35">
          <w:rPr>
            <w:rFonts w:ascii="Times New Roman" w:hAnsi="Times New Roman" w:cs="Times New Roman"/>
            <w:sz w:val="26"/>
            <w:szCs w:val="26"/>
          </w:rPr>
          <w:t>Dịch vụ công quốc gia</w:t>
        </w:r>
        <w:r w:rsidR="00F56C35">
          <w:rPr>
            <w:rFonts w:ascii="Times New Roman" w:hAnsi="Times New Roman" w:cs="Times New Roman"/>
            <w:sz w:val="26"/>
            <w:szCs w:val="26"/>
          </w:rPr>
          <w:t xml:space="preserve"> (Payment Platform) </w:t>
        </w:r>
      </w:ins>
      <w:r w:rsidRPr="008A47D7">
        <w:rPr>
          <w:rFonts w:ascii="Times New Roman" w:hAnsi="Times New Roman" w:cs="Times New Roman"/>
          <w:sz w:val="26"/>
          <w:szCs w:val="26"/>
        </w:rPr>
        <w:t xml:space="preserve">để </w:t>
      </w:r>
      <w:del w:id="128" w:author="nguyendinhloi" w:date="2020-03-12T10:52:00Z">
        <w:r w:rsidRPr="008A47D7" w:rsidDel="00F56C35">
          <w:rPr>
            <w:rFonts w:ascii="Times New Roman" w:hAnsi="Times New Roman" w:cs="Times New Roman"/>
            <w:sz w:val="26"/>
            <w:szCs w:val="26"/>
          </w:rPr>
          <w:delText>người dân</w:delText>
        </w:r>
      </w:del>
      <w:ins w:id="129" w:author="nguyendinhloi" w:date="2020-03-12T10:52:00Z">
        <w:r w:rsidR="00F56C35">
          <w:rPr>
            <w:rFonts w:ascii="Times New Roman" w:hAnsi="Times New Roman" w:cs="Times New Roman"/>
            <w:sz w:val="26"/>
            <w:szCs w:val="26"/>
          </w:rPr>
          <w:t>lựa</w:t>
        </w:r>
      </w:ins>
      <w:r w:rsidRPr="008A47D7">
        <w:rPr>
          <w:rFonts w:ascii="Times New Roman" w:hAnsi="Times New Roman" w:cs="Times New Roman"/>
          <w:sz w:val="26"/>
          <w:szCs w:val="26"/>
        </w:rPr>
        <w:t xml:space="preserve"> chọn ngân hàng </w:t>
      </w:r>
      <w:ins w:id="130" w:author="nguyendinhloi" w:date="2020-03-12T10:52:00Z">
        <w:r w:rsidR="00F56C35">
          <w:rPr>
            <w:rFonts w:ascii="Times New Roman" w:hAnsi="Times New Roman" w:cs="Times New Roman"/>
            <w:sz w:val="26"/>
            <w:szCs w:val="26"/>
          </w:rPr>
          <w:t xml:space="preserve">hoặc trung gian </w:t>
        </w:r>
      </w:ins>
      <w:r w:rsidRPr="008A47D7">
        <w:rPr>
          <w:rFonts w:ascii="Times New Roman" w:hAnsi="Times New Roman" w:cs="Times New Roman"/>
          <w:sz w:val="26"/>
          <w:szCs w:val="26"/>
        </w:rPr>
        <w:t>thanh toán như sau:</w:t>
      </w:r>
    </w:p>
    <w:p w:rsidR="00F56285" w:rsidRPr="008A47D7" w:rsidRDefault="00F56285" w:rsidP="00F56285">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lastRenderedPageBreak/>
        <w:drawing>
          <wp:inline distT="0" distB="0" distL="0" distR="0">
            <wp:extent cx="576135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1355" cy="2647950"/>
                    </a:xfrm>
                    <a:prstGeom prst="rect">
                      <a:avLst/>
                    </a:prstGeom>
                  </pic:spPr>
                </pic:pic>
              </a:graphicData>
            </a:graphic>
          </wp:inline>
        </w:drawing>
      </w:r>
    </w:p>
    <w:p w:rsidR="00AD6CC9" w:rsidRDefault="00AD6CC9" w:rsidP="00F56285">
      <w:pPr>
        <w:spacing w:before="120" w:after="120" w:line="276" w:lineRule="auto"/>
        <w:ind w:firstLine="720"/>
        <w:jc w:val="both"/>
        <w:rPr>
          <w:ins w:id="131" w:author="nguyendinhloi" w:date="2020-03-12T10:57:00Z"/>
          <w:rFonts w:ascii="Times New Roman" w:hAnsi="Times New Roman" w:cs="Times New Roman"/>
          <w:sz w:val="26"/>
          <w:szCs w:val="26"/>
        </w:rPr>
      </w:pPr>
      <w:ins w:id="132" w:author="nguyendinhloi" w:date="2020-03-12T10:57:00Z">
        <w:r>
          <w:rPr>
            <w:rFonts w:ascii="Times New Roman" w:hAnsi="Times New Roman" w:cs="Times New Roman"/>
            <w:sz w:val="26"/>
            <w:szCs w:val="26"/>
          </w:rPr>
          <w:t xml:space="preserve">Trường hợp người dân không có tài khoản các ngân hàng đã có kết nối như Vietcombamk, Vietinbank có thể lựa chọn thanh toán qua </w:t>
        </w:r>
      </w:ins>
      <w:ins w:id="133" w:author="nguyendinhloi" w:date="2020-03-12T10:58:00Z">
        <w:r>
          <w:rPr>
            <w:rFonts w:ascii="Times New Roman" w:hAnsi="Times New Roman" w:cs="Times New Roman"/>
            <w:sz w:val="26"/>
            <w:szCs w:val="26"/>
          </w:rPr>
          <w:t xml:space="preserve">các </w:t>
        </w:r>
      </w:ins>
      <w:ins w:id="134" w:author="nguyendinhloi" w:date="2020-03-12T10:57:00Z">
        <w:r>
          <w:rPr>
            <w:rFonts w:ascii="Times New Roman" w:hAnsi="Times New Roman" w:cs="Times New Roman"/>
            <w:sz w:val="26"/>
            <w:szCs w:val="26"/>
          </w:rPr>
          <w:t>Trung gian thanh toán</w:t>
        </w:r>
      </w:ins>
      <w:ins w:id="135" w:author="nguyendinhloi" w:date="2020-03-12T10:58:00Z">
        <w:r>
          <w:rPr>
            <w:rFonts w:ascii="Times New Roman" w:hAnsi="Times New Roman" w:cs="Times New Roman"/>
            <w:sz w:val="26"/>
            <w:szCs w:val="26"/>
          </w:rPr>
          <w:t xml:space="preserve"> như VNPTPay.</w:t>
        </w:r>
      </w:ins>
    </w:p>
    <w:p w:rsidR="00F56285" w:rsidRPr="008A47D7" w:rsidRDefault="00F56285" w:rsidP="00F56285">
      <w:pPr>
        <w:spacing w:before="120" w:after="120" w:line="276" w:lineRule="auto"/>
        <w:ind w:firstLine="720"/>
        <w:jc w:val="both"/>
        <w:rPr>
          <w:rFonts w:ascii="Times New Roman" w:hAnsi="Times New Roman" w:cs="Times New Roman"/>
          <w:sz w:val="26"/>
          <w:szCs w:val="26"/>
        </w:rPr>
      </w:pPr>
      <w:r w:rsidRPr="008A47D7">
        <w:rPr>
          <w:rFonts w:ascii="Times New Roman" w:hAnsi="Times New Roman" w:cs="Times New Roman"/>
          <w:sz w:val="26"/>
          <w:szCs w:val="26"/>
        </w:rPr>
        <w:t xml:space="preserve">Người </w:t>
      </w:r>
      <w:del w:id="136" w:author="nguyendinhloi" w:date="2020-03-12T10:52:00Z">
        <w:r w:rsidRPr="008A47D7" w:rsidDel="006725BB">
          <w:rPr>
            <w:rFonts w:ascii="Times New Roman" w:hAnsi="Times New Roman" w:cs="Times New Roman"/>
            <w:sz w:val="26"/>
            <w:szCs w:val="26"/>
          </w:rPr>
          <w:delText xml:space="preserve">dân </w:delText>
        </w:r>
      </w:del>
      <w:ins w:id="137" w:author="nguyendinhloi" w:date="2020-03-12T10:52:00Z">
        <w:r w:rsidR="006725BB">
          <w:rPr>
            <w:rFonts w:ascii="Times New Roman" w:hAnsi="Times New Roman" w:cs="Times New Roman"/>
            <w:sz w:val="26"/>
            <w:szCs w:val="26"/>
          </w:rPr>
          <w:t>dùng</w:t>
        </w:r>
        <w:r w:rsidR="006725BB" w:rsidRPr="008A47D7">
          <w:rPr>
            <w:rFonts w:ascii="Times New Roman" w:hAnsi="Times New Roman" w:cs="Times New Roman"/>
            <w:sz w:val="26"/>
            <w:szCs w:val="26"/>
          </w:rPr>
          <w:t xml:space="preserve"> </w:t>
        </w:r>
      </w:ins>
      <w:r w:rsidRPr="008A47D7">
        <w:rPr>
          <w:rFonts w:ascii="Times New Roman" w:hAnsi="Times New Roman" w:cs="Times New Roman"/>
          <w:sz w:val="26"/>
          <w:szCs w:val="26"/>
        </w:rPr>
        <w:t xml:space="preserve">thực hiện chọn ngân hàng mà mình có tài khoản, sau đó bấm nút </w:t>
      </w:r>
      <w:r w:rsidRPr="006725BB">
        <w:rPr>
          <w:rFonts w:ascii="Times New Roman" w:hAnsi="Times New Roman" w:cs="Times New Roman"/>
          <w:b/>
          <w:i/>
          <w:sz w:val="26"/>
          <w:szCs w:val="26"/>
          <w:rPrChange w:id="138" w:author="nguyendinhloi" w:date="2020-03-12T10:52:00Z">
            <w:rPr>
              <w:rFonts w:ascii="Times New Roman" w:hAnsi="Times New Roman" w:cs="Times New Roman"/>
              <w:sz w:val="26"/>
              <w:szCs w:val="26"/>
            </w:rPr>
          </w:rPrChange>
        </w:rPr>
        <w:t>[Thanh toán]</w:t>
      </w:r>
    </w:p>
    <w:p w:rsidR="00F56285" w:rsidRPr="008A47D7" w:rsidRDefault="00F56285" w:rsidP="00F56285">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drawing>
          <wp:inline distT="0" distB="0" distL="0" distR="0">
            <wp:extent cx="5761355" cy="3244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1355" cy="3244215"/>
                    </a:xfrm>
                    <a:prstGeom prst="rect">
                      <a:avLst/>
                    </a:prstGeom>
                  </pic:spPr>
                </pic:pic>
              </a:graphicData>
            </a:graphic>
          </wp:inline>
        </w:drawing>
      </w:r>
    </w:p>
    <w:p w:rsidR="00F56285" w:rsidRPr="008A47D7" w:rsidRDefault="00F56285" w:rsidP="00F56285">
      <w:pPr>
        <w:spacing w:before="120" w:after="120" w:line="276" w:lineRule="auto"/>
        <w:ind w:firstLine="720"/>
        <w:jc w:val="both"/>
        <w:rPr>
          <w:rFonts w:ascii="Times New Roman" w:hAnsi="Times New Roman" w:cs="Times New Roman"/>
          <w:sz w:val="26"/>
          <w:szCs w:val="26"/>
        </w:rPr>
      </w:pPr>
      <w:r w:rsidRPr="008A47D7">
        <w:rPr>
          <w:rFonts w:ascii="Times New Roman" w:hAnsi="Times New Roman" w:cs="Times New Roman"/>
          <w:sz w:val="26"/>
          <w:szCs w:val="26"/>
        </w:rPr>
        <w:t>Hệ thống hiển thị màn hình để nhập thông tin thẻ ngân hàng như sau:</w:t>
      </w:r>
    </w:p>
    <w:p w:rsidR="00F56285" w:rsidRPr="008A47D7" w:rsidRDefault="00F56285" w:rsidP="00F56285">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lastRenderedPageBreak/>
        <w:drawing>
          <wp:inline distT="0" distB="0" distL="0" distR="0">
            <wp:extent cx="5761355" cy="2733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1355" cy="2733040"/>
                    </a:xfrm>
                    <a:prstGeom prst="rect">
                      <a:avLst/>
                    </a:prstGeom>
                  </pic:spPr>
                </pic:pic>
              </a:graphicData>
            </a:graphic>
          </wp:inline>
        </w:drawing>
      </w:r>
    </w:p>
    <w:p w:rsidR="00F56285" w:rsidRPr="008A47D7" w:rsidRDefault="00F56285" w:rsidP="00F56285">
      <w:pPr>
        <w:spacing w:before="120" w:after="120" w:line="276" w:lineRule="auto"/>
        <w:ind w:firstLine="720"/>
        <w:jc w:val="both"/>
        <w:rPr>
          <w:rFonts w:ascii="Times New Roman" w:hAnsi="Times New Roman" w:cs="Times New Roman"/>
          <w:sz w:val="26"/>
          <w:szCs w:val="26"/>
        </w:rPr>
      </w:pPr>
      <w:r w:rsidRPr="008A47D7">
        <w:rPr>
          <w:rFonts w:ascii="Times New Roman" w:hAnsi="Times New Roman" w:cs="Times New Roman"/>
          <w:sz w:val="26"/>
          <w:szCs w:val="26"/>
        </w:rPr>
        <w:t xml:space="preserve">Người </w:t>
      </w:r>
      <w:del w:id="139" w:author="nguyendinhloi" w:date="2020-03-12T10:58:00Z">
        <w:r w:rsidRPr="008A47D7" w:rsidDel="00DA1A5F">
          <w:rPr>
            <w:rFonts w:ascii="Times New Roman" w:hAnsi="Times New Roman" w:cs="Times New Roman"/>
            <w:sz w:val="26"/>
            <w:szCs w:val="26"/>
          </w:rPr>
          <w:delText xml:space="preserve">dân </w:delText>
        </w:r>
      </w:del>
      <w:ins w:id="140" w:author="nguyendinhloi" w:date="2020-03-12T10:58:00Z">
        <w:r w:rsidR="00DA1A5F">
          <w:rPr>
            <w:rFonts w:ascii="Times New Roman" w:hAnsi="Times New Roman" w:cs="Times New Roman"/>
            <w:sz w:val="26"/>
            <w:szCs w:val="26"/>
          </w:rPr>
          <w:t>dùng</w:t>
        </w:r>
        <w:r w:rsidR="00DA1A5F" w:rsidRPr="008A47D7">
          <w:rPr>
            <w:rFonts w:ascii="Times New Roman" w:hAnsi="Times New Roman" w:cs="Times New Roman"/>
            <w:sz w:val="26"/>
            <w:szCs w:val="26"/>
          </w:rPr>
          <w:t xml:space="preserve"> </w:t>
        </w:r>
      </w:ins>
      <w:r w:rsidRPr="008A47D7">
        <w:rPr>
          <w:rFonts w:ascii="Times New Roman" w:hAnsi="Times New Roman" w:cs="Times New Roman"/>
          <w:sz w:val="26"/>
          <w:szCs w:val="26"/>
        </w:rPr>
        <w:t xml:space="preserve">nhập thông tin thẻ ngân hàng và bấm nút thanh toán, hệ thống chuyển sang màn hình để người dân nhập tài khoản </w:t>
      </w:r>
      <w:del w:id="141" w:author="nguyendinhloi" w:date="2020-03-12T10:59:00Z">
        <w:r w:rsidRPr="008A47D7" w:rsidDel="00DA1A5F">
          <w:rPr>
            <w:rFonts w:ascii="Times New Roman" w:hAnsi="Times New Roman" w:cs="Times New Roman"/>
            <w:sz w:val="26"/>
            <w:szCs w:val="26"/>
          </w:rPr>
          <w:delText>internetbanking</w:delText>
        </w:r>
      </w:del>
      <w:ins w:id="142" w:author="nguyendinhloi" w:date="2020-03-12T10:58:00Z">
        <w:r w:rsidR="00DA1A5F">
          <w:rPr>
            <w:rFonts w:ascii="Times New Roman" w:hAnsi="Times New Roman" w:cs="Times New Roman"/>
            <w:sz w:val="26"/>
            <w:szCs w:val="26"/>
          </w:rPr>
          <w:t xml:space="preserve">của Ngân hàng </w:t>
        </w:r>
      </w:ins>
      <w:ins w:id="143" w:author="nguyendinhloi" w:date="2020-03-12T10:59:00Z">
        <w:r w:rsidR="00DA1A5F">
          <w:rPr>
            <w:rFonts w:ascii="Times New Roman" w:hAnsi="Times New Roman" w:cs="Times New Roman"/>
            <w:sz w:val="26"/>
            <w:szCs w:val="26"/>
          </w:rPr>
          <w:t>đã lựa chọn.</w:t>
        </w:r>
      </w:ins>
    </w:p>
    <w:p w:rsidR="00F56285" w:rsidRPr="008A47D7" w:rsidRDefault="00F56285" w:rsidP="00F56285">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drawing>
          <wp:inline distT="0" distB="0" distL="0" distR="0">
            <wp:extent cx="5761355" cy="2741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1355" cy="2741295"/>
                    </a:xfrm>
                    <a:prstGeom prst="rect">
                      <a:avLst/>
                    </a:prstGeom>
                  </pic:spPr>
                </pic:pic>
              </a:graphicData>
            </a:graphic>
          </wp:inline>
        </w:drawing>
      </w:r>
    </w:p>
    <w:p w:rsidR="00F56285" w:rsidRPr="008A47D7" w:rsidRDefault="00F56285" w:rsidP="00F56285">
      <w:pPr>
        <w:spacing w:before="120" w:after="120" w:line="276" w:lineRule="auto"/>
        <w:ind w:firstLine="720"/>
        <w:jc w:val="both"/>
        <w:rPr>
          <w:rFonts w:ascii="Times New Roman" w:hAnsi="Times New Roman" w:cs="Times New Roman"/>
          <w:sz w:val="26"/>
          <w:szCs w:val="26"/>
        </w:rPr>
      </w:pPr>
      <w:r w:rsidRPr="008A47D7">
        <w:rPr>
          <w:rFonts w:ascii="Times New Roman" w:hAnsi="Times New Roman" w:cs="Times New Roman"/>
          <w:sz w:val="26"/>
          <w:szCs w:val="26"/>
        </w:rPr>
        <w:t xml:space="preserve">Người </w:t>
      </w:r>
      <w:del w:id="144" w:author="nguyendinhloi" w:date="2020-03-12T11:00:00Z">
        <w:r w:rsidRPr="008A47D7" w:rsidDel="00DA1A5F">
          <w:rPr>
            <w:rFonts w:ascii="Times New Roman" w:hAnsi="Times New Roman" w:cs="Times New Roman"/>
            <w:sz w:val="26"/>
            <w:szCs w:val="26"/>
          </w:rPr>
          <w:delText xml:space="preserve">dân </w:delText>
        </w:r>
      </w:del>
      <w:ins w:id="145" w:author="nguyendinhloi" w:date="2020-03-12T11:00:00Z">
        <w:r w:rsidR="00DA1A5F" w:rsidRPr="008A47D7">
          <w:rPr>
            <w:rFonts w:ascii="Times New Roman" w:hAnsi="Times New Roman" w:cs="Times New Roman"/>
            <w:sz w:val="26"/>
            <w:szCs w:val="26"/>
          </w:rPr>
          <w:t>d</w:t>
        </w:r>
        <w:r w:rsidR="00DA1A5F">
          <w:rPr>
            <w:rFonts w:ascii="Times New Roman" w:hAnsi="Times New Roman" w:cs="Times New Roman"/>
            <w:sz w:val="26"/>
            <w:szCs w:val="26"/>
          </w:rPr>
          <w:t>ùng</w:t>
        </w:r>
        <w:r w:rsidR="00DA1A5F" w:rsidRPr="008A47D7">
          <w:rPr>
            <w:rFonts w:ascii="Times New Roman" w:hAnsi="Times New Roman" w:cs="Times New Roman"/>
            <w:sz w:val="26"/>
            <w:szCs w:val="26"/>
          </w:rPr>
          <w:t xml:space="preserve"> </w:t>
        </w:r>
      </w:ins>
      <w:del w:id="146" w:author="nguyendinhloi" w:date="2020-03-12T11:00:00Z">
        <w:r w:rsidRPr="008A47D7" w:rsidDel="00DA1A5F">
          <w:rPr>
            <w:rFonts w:ascii="Times New Roman" w:hAnsi="Times New Roman" w:cs="Times New Roman"/>
            <w:sz w:val="26"/>
            <w:szCs w:val="26"/>
          </w:rPr>
          <w:delText>nhập tài khoản</w:delText>
        </w:r>
      </w:del>
      <w:ins w:id="147" w:author="nguyendinhloi" w:date="2020-03-12T11:00:00Z">
        <w:r w:rsidR="00DA1A5F">
          <w:rPr>
            <w:rFonts w:ascii="Times New Roman" w:hAnsi="Times New Roman" w:cs="Times New Roman"/>
            <w:sz w:val="26"/>
            <w:szCs w:val="26"/>
          </w:rPr>
          <w:t>đăng nhập theo yêu cầu của Ngân hàng</w:t>
        </w:r>
      </w:ins>
      <w:del w:id="148" w:author="nguyendinhloi" w:date="2020-03-12T11:00:00Z">
        <w:r w:rsidRPr="008A47D7" w:rsidDel="00DA1A5F">
          <w:rPr>
            <w:rFonts w:ascii="Times New Roman" w:hAnsi="Times New Roman" w:cs="Times New Roman"/>
            <w:sz w:val="26"/>
            <w:szCs w:val="26"/>
          </w:rPr>
          <w:delText xml:space="preserve"> </w:delText>
        </w:r>
      </w:del>
      <w:del w:id="149" w:author="nguyendinhloi" w:date="2020-03-12T10:59:00Z">
        <w:r w:rsidRPr="008A47D7" w:rsidDel="00DA1A5F">
          <w:rPr>
            <w:rFonts w:ascii="Times New Roman" w:hAnsi="Times New Roman" w:cs="Times New Roman"/>
            <w:sz w:val="26"/>
            <w:szCs w:val="26"/>
          </w:rPr>
          <w:delText>internetbanking để đăng nhập</w:delText>
        </w:r>
      </w:del>
      <w:r w:rsidRPr="008A47D7">
        <w:rPr>
          <w:rFonts w:ascii="Times New Roman" w:hAnsi="Times New Roman" w:cs="Times New Roman"/>
          <w:sz w:val="26"/>
          <w:szCs w:val="26"/>
        </w:rPr>
        <w:t xml:space="preserve">, khi đó hệ thống hiển thị màn hình để người </w:t>
      </w:r>
      <w:del w:id="150" w:author="nguyendinhloi" w:date="2020-03-12T11:00:00Z">
        <w:r w:rsidRPr="008A47D7" w:rsidDel="00DA1A5F">
          <w:rPr>
            <w:rFonts w:ascii="Times New Roman" w:hAnsi="Times New Roman" w:cs="Times New Roman"/>
            <w:sz w:val="26"/>
            <w:szCs w:val="26"/>
          </w:rPr>
          <w:delText xml:space="preserve">dân </w:delText>
        </w:r>
      </w:del>
      <w:ins w:id="151" w:author="nguyendinhloi" w:date="2020-03-12T11:00:00Z">
        <w:r w:rsidR="00DA1A5F" w:rsidRPr="008A47D7">
          <w:rPr>
            <w:rFonts w:ascii="Times New Roman" w:hAnsi="Times New Roman" w:cs="Times New Roman"/>
            <w:sz w:val="26"/>
            <w:szCs w:val="26"/>
          </w:rPr>
          <w:t>d</w:t>
        </w:r>
        <w:r w:rsidR="00DA1A5F">
          <w:rPr>
            <w:rFonts w:ascii="Times New Roman" w:hAnsi="Times New Roman" w:cs="Times New Roman"/>
            <w:sz w:val="26"/>
            <w:szCs w:val="26"/>
          </w:rPr>
          <w:t>ùng</w:t>
        </w:r>
        <w:r w:rsidR="00DA1A5F" w:rsidRPr="008A47D7">
          <w:rPr>
            <w:rFonts w:ascii="Times New Roman" w:hAnsi="Times New Roman" w:cs="Times New Roman"/>
            <w:sz w:val="26"/>
            <w:szCs w:val="26"/>
          </w:rPr>
          <w:t xml:space="preserve"> </w:t>
        </w:r>
      </w:ins>
      <w:r w:rsidRPr="008A47D7">
        <w:rPr>
          <w:rFonts w:ascii="Times New Roman" w:hAnsi="Times New Roman" w:cs="Times New Roman"/>
          <w:sz w:val="26"/>
          <w:szCs w:val="26"/>
        </w:rPr>
        <w:t>xác nhận thanh toán như sau:</w:t>
      </w:r>
    </w:p>
    <w:p w:rsidR="00F56285" w:rsidRPr="008A47D7" w:rsidRDefault="00F56285" w:rsidP="00F56285">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lastRenderedPageBreak/>
        <w:drawing>
          <wp:inline distT="0" distB="0" distL="0" distR="0">
            <wp:extent cx="5761355" cy="2670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1355" cy="2670175"/>
                    </a:xfrm>
                    <a:prstGeom prst="rect">
                      <a:avLst/>
                    </a:prstGeom>
                  </pic:spPr>
                </pic:pic>
              </a:graphicData>
            </a:graphic>
          </wp:inline>
        </w:drawing>
      </w:r>
    </w:p>
    <w:p w:rsidR="00F56285" w:rsidRPr="008A47D7" w:rsidRDefault="00F56285" w:rsidP="00F56285">
      <w:pPr>
        <w:spacing w:before="120" w:after="120" w:line="276" w:lineRule="auto"/>
        <w:ind w:firstLine="720"/>
        <w:jc w:val="both"/>
        <w:rPr>
          <w:rFonts w:ascii="Times New Roman" w:hAnsi="Times New Roman" w:cs="Times New Roman"/>
          <w:sz w:val="26"/>
          <w:szCs w:val="26"/>
        </w:rPr>
      </w:pPr>
      <w:r w:rsidRPr="008A47D7">
        <w:rPr>
          <w:rFonts w:ascii="Times New Roman" w:hAnsi="Times New Roman" w:cs="Times New Roman"/>
          <w:sz w:val="26"/>
          <w:szCs w:val="26"/>
        </w:rPr>
        <w:t xml:space="preserve">Người </w:t>
      </w:r>
      <w:del w:id="152" w:author="nguyendinhloi" w:date="2020-03-12T11:00:00Z">
        <w:r w:rsidRPr="008A47D7" w:rsidDel="000C425F">
          <w:rPr>
            <w:rFonts w:ascii="Times New Roman" w:hAnsi="Times New Roman" w:cs="Times New Roman"/>
            <w:sz w:val="26"/>
            <w:szCs w:val="26"/>
          </w:rPr>
          <w:delText xml:space="preserve">dân </w:delText>
        </w:r>
      </w:del>
      <w:ins w:id="153" w:author="nguyendinhloi" w:date="2020-03-12T11:00:00Z">
        <w:r w:rsidR="000C425F" w:rsidRPr="008A47D7">
          <w:rPr>
            <w:rFonts w:ascii="Times New Roman" w:hAnsi="Times New Roman" w:cs="Times New Roman"/>
            <w:sz w:val="26"/>
            <w:szCs w:val="26"/>
          </w:rPr>
          <w:t>d</w:t>
        </w:r>
        <w:r w:rsidR="000C425F">
          <w:rPr>
            <w:rFonts w:ascii="Times New Roman" w:hAnsi="Times New Roman" w:cs="Times New Roman"/>
            <w:sz w:val="26"/>
            <w:szCs w:val="26"/>
          </w:rPr>
          <w:t>ùng</w:t>
        </w:r>
      </w:ins>
      <w:del w:id="154" w:author="nguyendinhloi" w:date="2020-03-12T11:00:00Z">
        <w:r w:rsidRPr="008A47D7" w:rsidDel="000C425F">
          <w:rPr>
            <w:rFonts w:ascii="Times New Roman" w:hAnsi="Times New Roman" w:cs="Times New Roman"/>
            <w:sz w:val="26"/>
            <w:szCs w:val="26"/>
          </w:rPr>
          <w:delText>thực hiện</w:delText>
        </w:r>
      </w:del>
      <w:r w:rsidRPr="008A47D7">
        <w:rPr>
          <w:rFonts w:ascii="Times New Roman" w:hAnsi="Times New Roman" w:cs="Times New Roman"/>
          <w:sz w:val="26"/>
          <w:szCs w:val="26"/>
        </w:rPr>
        <w:t xml:space="preserve"> xác nhận việc thanh toán, sau khi xác nhận thanh toán thành công, người dân sẽ nhận được thông báo đã thanh toán thành công như sau</w:t>
      </w:r>
      <w:ins w:id="155" w:author="nguyendinhloi" w:date="2020-03-12T11:00:00Z">
        <w:r w:rsidR="000C425F">
          <w:rPr>
            <w:rFonts w:ascii="Times New Roman" w:hAnsi="Times New Roman" w:cs="Times New Roman"/>
            <w:sz w:val="26"/>
            <w:szCs w:val="26"/>
          </w:rPr>
          <w:t>:</w:t>
        </w:r>
      </w:ins>
    </w:p>
    <w:p w:rsidR="00F56285" w:rsidRPr="008A47D7" w:rsidRDefault="00F56285" w:rsidP="00F56285">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drawing>
          <wp:inline distT="0" distB="0" distL="0" distR="0">
            <wp:extent cx="5761355"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1355" cy="2867025"/>
                    </a:xfrm>
                    <a:prstGeom prst="rect">
                      <a:avLst/>
                    </a:prstGeom>
                  </pic:spPr>
                </pic:pic>
              </a:graphicData>
            </a:graphic>
          </wp:inline>
        </w:drawing>
      </w:r>
    </w:p>
    <w:p w:rsidR="00F56285" w:rsidRPr="008A47D7" w:rsidRDefault="00F56285" w:rsidP="00F56285">
      <w:pPr>
        <w:spacing w:before="120" w:after="120" w:line="276" w:lineRule="auto"/>
        <w:ind w:firstLine="720"/>
        <w:jc w:val="both"/>
        <w:rPr>
          <w:rFonts w:ascii="Times New Roman" w:hAnsi="Times New Roman" w:cs="Times New Roman"/>
          <w:sz w:val="26"/>
          <w:szCs w:val="26"/>
        </w:rPr>
      </w:pPr>
      <w:r w:rsidRPr="008A47D7">
        <w:rPr>
          <w:rFonts w:ascii="Times New Roman" w:hAnsi="Times New Roman" w:cs="Times New Roman"/>
          <w:sz w:val="26"/>
          <w:szCs w:val="26"/>
        </w:rPr>
        <w:t>Người d</w:t>
      </w:r>
      <w:ins w:id="156" w:author="nguyendinhloi" w:date="2020-03-12T11:01:00Z">
        <w:r w:rsidR="00D818B1">
          <w:rPr>
            <w:rFonts w:ascii="Times New Roman" w:hAnsi="Times New Roman" w:cs="Times New Roman"/>
            <w:sz w:val="26"/>
            <w:szCs w:val="26"/>
          </w:rPr>
          <w:t>ùng có thể tải</w:t>
        </w:r>
      </w:ins>
      <w:del w:id="157" w:author="nguyendinhloi" w:date="2020-03-12T11:01:00Z">
        <w:r w:rsidRPr="008A47D7" w:rsidDel="00D818B1">
          <w:rPr>
            <w:rFonts w:ascii="Times New Roman" w:hAnsi="Times New Roman" w:cs="Times New Roman"/>
            <w:sz w:val="26"/>
            <w:szCs w:val="26"/>
          </w:rPr>
          <w:delText>ân</w:delText>
        </w:r>
      </w:del>
      <w:r w:rsidRPr="008A47D7">
        <w:rPr>
          <w:rFonts w:ascii="Times New Roman" w:hAnsi="Times New Roman" w:cs="Times New Roman"/>
          <w:sz w:val="26"/>
          <w:szCs w:val="26"/>
        </w:rPr>
        <w:t xml:space="preserve"> </w:t>
      </w:r>
      <w:del w:id="158" w:author="nguyendinhloi" w:date="2020-03-12T11:01:00Z">
        <w:r w:rsidRPr="008A47D7" w:rsidDel="00D818B1">
          <w:rPr>
            <w:rFonts w:ascii="Times New Roman" w:hAnsi="Times New Roman" w:cs="Times New Roman"/>
            <w:sz w:val="26"/>
            <w:szCs w:val="26"/>
          </w:rPr>
          <w:delText xml:space="preserve">thực hiện lưu </w:delText>
        </w:r>
      </w:del>
      <w:r w:rsidRPr="008A47D7">
        <w:rPr>
          <w:rFonts w:ascii="Times New Roman" w:hAnsi="Times New Roman" w:cs="Times New Roman"/>
          <w:sz w:val="26"/>
          <w:szCs w:val="26"/>
        </w:rPr>
        <w:t xml:space="preserve">biên lai </w:t>
      </w:r>
      <w:ins w:id="159" w:author="nguyendinhloi" w:date="2020-03-12T11:01:00Z">
        <w:r w:rsidR="00D818B1">
          <w:rPr>
            <w:rFonts w:ascii="Times New Roman" w:hAnsi="Times New Roman" w:cs="Times New Roman"/>
            <w:sz w:val="26"/>
            <w:szCs w:val="26"/>
          </w:rPr>
          <w:t xml:space="preserve">về máy tính hoặc điện thoại </w:t>
        </w:r>
      </w:ins>
      <w:r w:rsidRPr="008A47D7">
        <w:rPr>
          <w:rFonts w:ascii="Times New Roman" w:hAnsi="Times New Roman" w:cs="Times New Roman"/>
          <w:sz w:val="26"/>
          <w:szCs w:val="26"/>
        </w:rPr>
        <w:t>để xuất trình khi nhận giấy tờ tạm giữ tại cơ quan xử phạt</w:t>
      </w:r>
      <w:ins w:id="160" w:author="nguyendinhloi" w:date="2020-03-12T11:01:00Z">
        <w:r w:rsidR="00D818B1">
          <w:rPr>
            <w:rFonts w:ascii="Times New Roman" w:hAnsi="Times New Roman" w:cs="Times New Roman"/>
            <w:sz w:val="26"/>
            <w:szCs w:val="26"/>
          </w:rPr>
          <w:t xml:space="preserve"> (nếu có yêu cầu).</w:t>
        </w:r>
      </w:ins>
    </w:p>
    <w:p w:rsidR="00F56285" w:rsidRPr="008A47D7" w:rsidRDefault="00F56285" w:rsidP="00F56285">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lastRenderedPageBreak/>
        <w:drawing>
          <wp:inline distT="0" distB="0" distL="0" distR="0">
            <wp:extent cx="5763895" cy="5010150"/>
            <wp:effectExtent l="1905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rcRect r="-22" b="8965"/>
                    <a:stretch>
                      <a:fillRect/>
                    </a:stretch>
                  </pic:blipFill>
                  <pic:spPr>
                    <a:xfrm>
                      <a:off x="0" y="0"/>
                      <a:ext cx="5763895" cy="5010150"/>
                    </a:xfrm>
                    <a:prstGeom prst="rect">
                      <a:avLst/>
                    </a:prstGeom>
                  </pic:spPr>
                </pic:pic>
              </a:graphicData>
            </a:graphic>
          </wp:inline>
        </w:drawing>
      </w:r>
    </w:p>
    <w:p w:rsidR="00F56285" w:rsidRPr="008A47D7" w:rsidDel="00394917" w:rsidRDefault="00F56285" w:rsidP="00F56285">
      <w:pPr>
        <w:spacing w:before="120" w:after="120" w:line="276" w:lineRule="auto"/>
        <w:jc w:val="both"/>
        <w:rPr>
          <w:del w:id="161" w:author="nguyendinhloi" w:date="2020-03-12T11:02:00Z"/>
          <w:rFonts w:ascii="Times New Roman" w:hAnsi="Times New Roman" w:cs="Times New Roman"/>
          <w:sz w:val="26"/>
          <w:szCs w:val="26"/>
        </w:rPr>
      </w:pPr>
      <w:bookmarkStart w:id="162" w:name="_Toc34904432"/>
      <w:bookmarkStart w:id="163" w:name="_Toc34904512"/>
      <w:bookmarkEnd w:id="162"/>
      <w:bookmarkEnd w:id="163"/>
    </w:p>
    <w:p w:rsidR="00ED54AB" w:rsidRPr="008A47D7" w:rsidRDefault="00ED54AB" w:rsidP="00ED54AB">
      <w:pPr>
        <w:pStyle w:val="Heading2"/>
        <w:spacing w:before="100" w:beforeAutospacing="1" w:after="100" w:afterAutospacing="1" w:line="276" w:lineRule="auto"/>
        <w:jc w:val="both"/>
        <w:rPr>
          <w:rFonts w:cs="Times New Roman"/>
        </w:rPr>
      </w:pPr>
      <w:bookmarkStart w:id="164" w:name="_Toc34904513"/>
      <w:r w:rsidRPr="008A47D7">
        <w:rPr>
          <w:rFonts w:cs="Times New Roman"/>
        </w:rPr>
        <w:t>Thanh toán trực tuyến và nhận kết quả tại nhà</w:t>
      </w:r>
      <w:bookmarkEnd w:id="164"/>
    </w:p>
    <w:p w:rsidR="00ED54AB" w:rsidRPr="008A47D7" w:rsidDel="00013DEC" w:rsidRDefault="00ED54AB" w:rsidP="00ED54AB">
      <w:pPr>
        <w:spacing w:before="120" w:after="120" w:line="276" w:lineRule="auto"/>
        <w:ind w:firstLine="576"/>
        <w:jc w:val="both"/>
        <w:rPr>
          <w:del w:id="165" w:author="nguyendinhloi" w:date="2020-03-12T11:03:00Z"/>
          <w:rFonts w:ascii="Times New Roman" w:hAnsi="Times New Roman" w:cs="Times New Roman"/>
          <w:sz w:val="26"/>
          <w:szCs w:val="26"/>
        </w:rPr>
      </w:pPr>
      <w:del w:id="166" w:author="nguyendinhloi" w:date="2020-03-12T11:03:00Z">
        <w:r w:rsidRPr="008A47D7" w:rsidDel="00013DEC">
          <w:rPr>
            <w:rFonts w:ascii="Times New Roman" w:hAnsi="Times New Roman" w:cs="Times New Roman"/>
            <w:sz w:val="26"/>
            <w:szCs w:val="26"/>
          </w:rPr>
          <w:delText xml:space="preserve">Người </w:delText>
        </w:r>
      </w:del>
      <w:del w:id="167" w:author="nguyendinhloi" w:date="2020-03-12T11:02:00Z">
        <w:r w:rsidRPr="008A47D7" w:rsidDel="00013DEC">
          <w:rPr>
            <w:rFonts w:ascii="Times New Roman" w:hAnsi="Times New Roman" w:cs="Times New Roman"/>
            <w:sz w:val="26"/>
            <w:szCs w:val="26"/>
          </w:rPr>
          <w:delText xml:space="preserve">dân </w:delText>
        </w:r>
      </w:del>
      <w:del w:id="168" w:author="nguyendinhloi" w:date="2020-03-12T11:03:00Z">
        <w:r w:rsidRPr="008A47D7" w:rsidDel="00013DEC">
          <w:rPr>
            <w:rFonts w:ascii="Times New Roman" w:hAnsi="Times New Roman" w:cs="Times New Roman"/>
            <w:sz w:val="26"/>
            <w:szCs w:val="26"/>
          </w:rPr>
          <w:delText xml:space="preserve">chọn menu </w:delText>
        </w:r>
        <w:r w:rsidRPr="00013DEC" w:rsidDel="00013DEC">
          <w:rPr>
            <w:rFonts w:ascii="Times New Roman" w:hAnsi="Times New Roman" w:cs="Times New Roman"/>
            <w:b/>
            <w:i/>
            <w:sz w:val="26"/>
            <w:szCs w:val="26"/>
            <w:rPrChange w:id="169" w:author="nguyendinhloi" w:date="2020-03-12T11:03:00Z">
              <w:rPr>
                <w:rFonts w:ascii="Times New Roman" w:hAnsi="Times New Roman" w:cs="Times New Roman"/>
                <w:sz w:val="26"/>
                <w:szCs w:val="26"/>
              </w:rPr>
            </w:rPrChange>
          </w:rPr>
          <w:delText>[Thanh toán trực tuyến]</w:delText>
        </w:r>
        <w:r w:rsidRPr="008A47D7" w:rsidDel="00013DEC">
          <w:rPr>
            <w:rFonts w:ascii="Times New Roman" w:hAnsi="Times New Roman" w:cs="Times New Roman"/>
            <w:sz w:val="26"/>
            <w:szCs w:val="26"/>
          </w:rPr>
          <w:delText xml:space="preserve"> =&gt; </w:delText>
        </w:r>
        <w:r w:rsidRPr="00013DEC" w:rsidDel="00013DEC">
          <w:rPr>
            <w:rFonts w:ascii="Times New Roman" w:hAnsi="Times New Roman" w:cs="Times New Roman"/>
            <w:b/>
            <w:i/>
            <w:sz w:val="26"/>
            <w:szCs w:val="26"/>
            <w:rPrChange w:id="170" w:author="nguyendinhloi" w:date="2020-03-12T11:03:00Z">
              <w:rPr>
                <w:rFonts w:ascii="Times New Roman" w:hAnsi="Times New Roman" w:cs="Times New Roman"/>
                <w:sz w:val="26"/>
                <w:szCs w:val="26"/>
              </w:rPr>
            </w:rPrChange>
          </w:rPr>
          <w:delText>[Tra cứu/thanh toán vi phạm giao thông]</w:delText>
        </w:r>
        <w:r w:rsidRPr="008A47D7" w:rsidDel="00013DEC">
          <w:rPr>
            <w:rFonts w:ascii="Times New Roman" w:hAnsi="Times New Roman" w:cs="Times New Roman"/>
            <w:sz w:val="26"/>
            <w:szCs w:val="26"/>
          </w:rPr>
          <w:delText>, hệ thống hiển thị giao diện tra cứu quyết định xử phạt như sau:</w:delText>
        </w:r>
      </w:del>
    </w:p>
    <w:p w:rsidR="00ED54AB" w:rsidRPr="008A47D7" w:rsidDel="00013DEC" w:rsidRDefault="00ED54AB" w:rsidP="00ED54AB">
      <w:pPr>
        <w:spacing w:before="120" w:after="120" w:line="276" w:lineRule="auto"/>
        <w:jc w:val="both"/>
        <w:rPr>
          <w:del w:id="171" w:author="nguyendinhloi" w:date="2020-03-12T11:03:00Z"/>
          <w:rFonts w:ascii="Times New Roman" w:hAnsi="Times New Roman" w:cs="Times New Roman"/>
          <w:sz w:val="26"/>
          <w:szCs w:val="26"/>
        </w:rPr>
      </w:pPr>
      <w:del w:id="172" w:author="nguyendinhloi" w:date="2020-03-12T11:03:00Z">
        <w:r w:rsidRPr="008A47D7" w:rsidDel="00013DEC">
          <w:rPr>
            <w:rFonts w:ascii="Times New Roman" w:hAnsi="Times New Roman" w:cs="Times New Roman"/>
            <w:noProof/>
            <w:sz w:val="26"/>
            <w:szCs w:val="26"/>
          </w:rPr>
          <w:drawing>
            <wp:inline distT="0" distB="0" distL="0" distR="0">
              <wp:extent cx="5761355" cy="3764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1355" cy="3764915"/>
                      </a:xfrm>
                      <a:prstGeom prst="rect">
                        <a:avLst/>
                      </a:prstGeom>
                    </pic:spPr>
                  </pic:pic>
                </a:graphicData>
              </a:graphic>
            </wp:inline>
          </w:drawing>
        </w:r>
      </w:del>
    </w:p>
    <w:p w:rsidR="00ED54AB" w:rsidRPr="008A47D7" w:rsidDel="00013DEC" w:rsidRDefault="00ED54AB" w:rsidP="00ED54AB">
      <w:pPr>
        <w:spacing w:before="120" w:after="120" w:line="276" w:lineRule="auto"/>
        <w:jc w:val="both"/>
        <w:rPr>
          <w:del w:id="173" w:author="nguyendinhloi" w:date="2020-03-12T11:03:00Z"/>
          <w:rFonts w:ascii="Times New Roman" w:hAnsi="Times New Roman" w:cs="Times New Roman"/>
          <w:sz w:val="26"/>
          <w:szCs w:val="26"/>
        </w:rPr>
      </w:pPr>
      <w:del w:id="174" w:author="nguyendinhloi" w:date="2020-03-12T11:03:00Z">
        <w:r w:rsidRPr="008A47D7" w:rsidDel="00013DEC">
          <w:rPr>
            <w:rFonts w:ascii="Times New Roman" w:hAnsi="Times New Roman" w:cs="Times New Roman"/>
            <w:sz w:val="26"/>
            <w:szCs w:val="26"/>
          </w:rPr>
          <w:delText>Người dân nhập các thông tin trên biên bản xử phạt để tra cứu, gồm các thông tin bắt buộc sau:</w:delText>
        </w:r>
      </w:del>
    </w:p>
    <w:p w:rsidR="00ED54AB" w:rsidRPr="008A47D7" w:rsidDel="00013DEC" w:rsidRDefault="00ED54AB" w:rsidP="00ED54AB">
      <w:pPr>
        <w:pStyle w:val="ListParagraph"/>
        <w:numPr>
          <w:ilvl w:val="0"/>
          <w:numId w:val="38"/>
        </w:numPr>
        <w:spacing w:before="120" w:after="120" w:line="276" w:lineRule="auto"/>
        <w:jc w:val="both"/>
        <w:rPr>
          <w:del w:id="175" w:author="nguyendinhloi" w:date="2020-03-12T11:03:00Z"/>
          <w:rFonts w:ascii="Times New Roman" w:hAnsi="Times New Roman" w:cs="Times New Roman"/>
          <w:sz w:val="26"/>
          <w:szCs w:val="26"/>
        </w:rPr>
      </w:pPr>
      <w:del w:id="176" w:author="nguyendinhloi" w:date="2020-03-12T11:03:00Z">
        <w:r w:rsidRPr="008A47D7" w:rsidDel="00013DEC">
          <w:rPr>
            <w:rFonts w:ascii="Times New Roman" w:hAnsi="Times New Roman" w:cs="Times New Roman"/>
            <w:sz w:val="26"/>
            <w:szCs w:val="26"/>
          </w:rPr>
          <w:delText>Số biên bản</w:delText>
        </w:r>
      </w:del>
    </w:p>
    <w:p w:rsidR="00ED54AB" w:rsidRPr="008A47D7" w:rsidDel="00013DEC" w:rsidRDefault="00ED54AB" w:rsidP="00ED54AB">
      <w:pPr>
        <w:pStyle w:val="ListParagraph"/>
        <w:numPr>
          <w:ilvl w:val="0"/>
          <w:numId w:val="38"/>
        </w:numPr>
        <w:spacing w:before="120" w:after="120" w:line="276" w:lineRule="auto"/>
        <w:jc w:val="both"/>
        <w:rPr>
          <w:del w:id="177" w:author="nguyendinhloi" w:date="2020-03-12T11:03:00Z"/>
          <w:rFonts w:ascii="Times New Roman" w:hAnsi="Times New Roman" w:cs="Times New Roman"/>
          <w:sz w:val="26"/>
          <w:szCs w:val="26"/>
        </w:rPr>
      </w:pPr>
      <w:del w:id="178" w:author="nguyendinhloi" w:date="2020-03-12T11:03:00Z">
        <w:r w:rsidRPr="008A47D7" w:rsidDel="00013DEC">
          <w:rPr>
            <w:rFonts w:ascii="Times New Roman" w:hAnsi="Times New Roman" w:cs="Times New Roman"/>
            <w:sz w:val="26"/>
            <w:szCs w:val="26"/>
          </w:rPr>
          <w:delText>Họ tên người vi phạm</w:delText>
        </w:r>
      </w:del>
    </w:p>
    <w:p w:rsidR="00ED54AB" w:rsidRPr="008A47D7" w:rsidDel="00013DEC" w:rsidRDefault="00ED54AB" w:rsidP="00ED54AB">
      <w:pPr>
        <w:pStyle w:val="ListParagraph"/>
        <w:numPr>
          <w:ilvl w:val="0"/>
          <w:numId w:val="38"/>
        </w:numPr>
        <w:spacing w:before="120" w:after="120" w:line="276" w:lineRule="auto"/>
        <w:jc w:val="both"/>
        <w:rPr>
          <w:del w:id="179" w:author="nguyendinhloi" w:date="2020-03-12T11:03:00Z"/>
          <w:rFonts w:ascii="Times New Roman" w:hAnsi="Times New Roman" w:cs="Times New Roman"/>
          <w:sz w:val="26"/>
          <w:szCs w:val="26"/>
        </w:rPr>
      </w:pPr>
      <w:del w:id="180" w:author="nguyendinhloi" w:date="2020-03-12T11:03:00Z">
        <w:r w:rsidRPr="008A47D7" w:rsidDel="00013DEC">
          <w:rPr>
            <w:rFonts w:ascii="Times New Roman" w:hAnsi="Times New Roman" w:cs="Times New Roman"/>
            <w:sz w:val="26"/>
            <w:szCs w:val="26"/>
          </w:rPr>
          <w:delText>Đơn vị lập biên bản xử phạt: Tỉnh/thành phố, đơn vị CSGT</w:delText>
        </w:r>
      </w:del>
    </w:p>
    <w:p w:rsidR="00ED54AB" w:rsidRPr="008A47D7" w:rsidDel="00013DEC" w:rsidRDefault="00ED54AB" w:rsidP="00ED54AB">
      <w:pPr>
        <w:pStyle w:val="ListParagraph"/>
        <w:numPr>
          <w:ilvl w:val="0"/>
          <w:numId w:val="38"/>
        </w:numPr>
        <w:spacing w:before="120" w:after="120" w:line="276" w:lineRule="auto"/>
        <w:jc w:val="both"/>
        <w:rPr>
          <w:del w:id="181" w:author="nguyendinhloi" w:date="2020-03-12T11:03:00Z"/>
          <w:rFonts w:ascii="Times New Roman" w:hAnsi="Times New Roman" w:cs="Times New Roman"/>
          <w:sz w:val="26"/>
          <w:szCs w:val="26"/>
        </w:rPr>
      </w:pPr>
      <w:del w:id="182" w:author="nguyendinhloi" w:date="2020-03-12T11:03:00Z">
        <w:r w:rsidRPr="008A47D7" w:rsidDel="00013DEC">
          <w:rPr>
            <w:rFonts w:ascii="Times New Roman" w:hAnsi="Times New Roman" w:cs="Times New Roman"/>
            <w:sz w:val="26"/>
            <w:szCs w:val="26"/>
          </w:rPr>
          <w:delText>Ngày vi phạm</w:delText>
        </w:r>
      </w:del>
    </w:p>
    <w:p w:rsidR="00ED54AB" w:rsidRPr="008A47D7" w:rsidDel="00013DEC" w:rsidRDefault="00ED54AB" w:rsidP="00ED54AB">
      <w:pPr>
        <w:pStyle w:val="ListParagraph"/>
        <w:numPr>
          <w:ilvl w:val="0"/>
          <w:numId w:val="38"/>
        </w:numPr>
        <w:spacing w:before="120" w:after="120" w:line="276" w:lineRule="auto"/>
        <w:jc w:val="both"/>
        <w:rPr>
          <w:del w:id="183" w:author="nguyendinhloi" w:date="2020-03-12T11:03:00Z"/>
          <w:rFonts w:ascii="Times New Roman" w:hAnsi="Times New Roman" w:cs="Times New Roman"/>
          <w:sz w:val="26"/>
          <w:szCs w:val="26"/>
        </w:rPr>
      </w:pPr>
      <w:del w:id="184" w:author="nguyendinhloi" w:date="2020-03-12T11:03:00Z">
        <w:r w:rsidRPr="008A47D7" w:rsidDel="00013DEC">
          <w:rPr>
            <w:rFonts w:ascii="Times New Roman" w:hAnsi="Times New Roman" w:cs="Times New Roman"/>
            <w:sz w:val="26"/>
            <w:szCs w:val="26"/>
          </w:rPr>
          <w:delText>Mã bảo mật</w:delText>
        </w:r>
      </w:del>
    </w:p>
    <w:p w:rsidR="00ED54AB" w:rsidRPr="008A47D7" w:rsidDel="00013DEC" w:rsidRDefault="00ED54AB" w:rsidP="00ED54AB">
      <w:pPr>
        <w:spacing w:before="120" w:after="120" w:line="276" w:lineRule="auto"/>
        <w:jc w:val="both"/>
        <w:rPr>
          <w:del w:id="185" w:author="nguyendinhloi" w:date="2020-03-12T11:03:00Z"/>
          <w:rFonts w:ascii="Times New Roman" w:hAnsi="Times New Roman" w:cs="Times New Roman"/>
          <w:sz w:val="26"/>
          <w:szCs w:val="26"/>
        </w:rPr>
      </w:pPr>
      <w:del w:id="186" w:author="nguyendinhloi" w:date="2020-03-12T11:03:00Z">
        <w:r w:rsidRPr="008A47D7" w:rsidDel="00013DEC">
          <w:rPr>
            <w:rFonts w:ascii="Times New Roman" w:hAnsi="Times New Roman" w:cs="Times New Roman"/>
            <w:sz w:val="26"/>
            <w:szCs w:val="26"/>
          </w:rPr>
          <w:delText>Để tiến hành tra cứu như sau:</w:delText>
        </w:r>
      </w:del>
    </w:p>
    <w:p w:rsidR="00ED54AB" w:rsidRPr="008A47D7" w:rsidDel="00013DEC" w:rsidRDefault="00ED54AB" w:rsidP="00ED54AB">
      <w:pPr>
        <w:spacing w:before="120" w:after="120" w:line="276" w:lineRule="auto"/>
        <w:jc w:val="both"/>
        <w:rPr>
          <w:del w:id="187" w:author="nguyendinhloi" w:date="2020-03-12T11:03:00Z"/>
          <w:rFonts w:ascii="Times New Roman" w:hAnsi="Times New Roman" w:cs="Times New Roman"/>
          <w:sz w:val="26"/>
          <w:szCs w:val="26"/>
        </w:rPr>
      </w:pPr>
      <w:del w:id="188" w:author="nguyendinhloi" w:date="2020-03-12T11:03:00Z">
        <w:r w:rsidRPr="008A47D7" w:rsidDel="00013DEC">
          <w:rPr>
            <w:rFonts w:ascii="Times New Roman" w:hAnsi="Times New Roman" w:cs="Times New Roman"/>
            <w:noProof/>
            <w:sz w:val="26"/>
            <w:szCs w:val="26"/>
          </w:rPr>
          <w:drawing>
            <wp:inline distT="0" distB="0" distL="0" distR="0">
              <wp:extent cx="5761355" cy="23914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1355" cy="2391410"/>
                      </a:xfrm>
                      <a:prstGeom prst="rect">
                        <a:avLst/>
                      </a:prstGeom>
                    </pic:spPr>
                  </pic:pic>
                </a:graphicData>
              </a:graphic>
            </wp:inline>
          </w:drawing>
        </w:r>
      </w:del>
    </w:p>
    <w:p w:rsidR="00ED54AB" w:rsidRPr="008A47D7" w:rsidDel="00013DEC" w:rsidRDefault="00ED54AB" w:rsidP="00ED54AB">
      <w:pPr>
        <w:spacing w:before="120" w:after="120" w:line="276" w:lineRule="auto"/>
        <w:jc w:val="both"/>
        <w:rPr>
          <w:del w:id="189" w:author="nguyendinhloi" w:date="2020-03-12T11:03:00Z"/>
          <w:rFonts w:ascii="Times New Roman" w:hAnsi="Times New Roman" w:cs="Times New Roman"/>
          <w:sz w:val="26"/>
          <w:szCs w:val="26"/>
        </w:rPr>
      </w:pPr>
      <w:del w:id="190" w:author="nguyendinhloi" w:date="2020-03-12T11:03:00Z">
        <w:r w:rsidRPr="008A47D7" w:rsidDel="00013DEC">
          <w:rPr>
            <w:rFonts w:ascii="Times New Roman" w:hAnsi="Times New Roman" w:cs="Times New Roman"/>
            <w:sz w:val="26"/>
            <w:szCs w:val="26"/>
          </w:rPr>
          <w:delText>Khi đó sẽ xảy ra các tình huống sau:</w:delText>
        </w:r>
      </w:del>
    </w:p>
    <w:p w:rsidR="00ED54AB" w:rsidRPr="008A47D7" w:rsidDel="00013DEC" w:rsidRDefault="00ED54AB" w:rsidP="00ED54AB">
      <w:pPr>
        <w:pStyle w:val="ListParagraph"/>
        <w:numPr>
          <w:ilvl w:val="0"/>
          <w:numId w:val="38"/>
        </w:numPr>
        <w:spacing w:before="120" w:after="120" w:line="276" w:lineRule="auto"/>
        <w:jc w:val="both"/>
        <w:rPr>
          <w:del w:id="191" w:author="nguyendinhloi" w:date="2020-03-12T11:03:00Z"/>
          <w:rFonts w:ascii="Times New Roman" w:hAnsi="Times New Roman" w:cs="Times New Roman"/>
          <w:sz w:val="26"/>
          <w:szCs w:val="26"/>
        </w:rPr>
      </w:pPr>
      <w:del w:id="192" w:author="nguyendinhloi" w:date="2020-03-12T11:03:00Z">
        <w:r w:rsidRPr="008A47D7" w:rsidDel="00013DEC">
          <w:rPr>
            <w:rFonts w:ascii="Times New Roman" w:hAnsi="Times New Roman" w:cs="Times New Roman"/>
            <w:sz w:val="26"/>
            <w:szCs w:val="26"/>
          </w:rPr>
          <w:delText>Nếu cơ quan công an chưa ra quyết định xử phạt, hệ thống sẽ hiển thị thông báo: “Chưa có quyết định xử phạt”</w:delText>
        </w:r>
      </w:del>
    </w:p>
    <w:p w:rsidR="00ED54AB" w:rsidRPr="008A47D7" w:rsidDel="00013DEC" w:rsidRDefault="00ED54AB" w:rsidP="00ED54AB">
      <w:pPr>
        <w:pStyle w:val="ListParagraph"/>
        <w:numPr>
          <w:ilvl w:val="0"/>
          <w:numId w:val="38"/>
        </w:numPr>
        <w:spacing w:before="120" w:after="120" w:line="276" w:lineRule="auto"/>
        <w:jc w:val="both"/>
        <w:rPr>
          <w:del w:id="193" w:author="nguyendinhloi" w:date="2020-03-12T11:03:00Z"/>
          <w:rFonts w:ascii="Times New Roman" w:hAnsi="Times New Roman" w:cs="Times New Roman"/>
          <w:sz w:val="26"/>
          <w:szCs w:val="26"/>
        </w:rPr>
      </w:pPr>
      <w:del w:id="194" w:author="nguyendinhloi" w:date="2020-03-12T11:03:00Z">
        <w:r w:rsidRPr="008A47D7" w:rsidDel="00013DEC">
          <w:rPr>
            <w:rFonts w:ascii="Times New Roman" w:hAnsi="Times New Roman" w:cs="Times New Roman"/>
            <w:sz w:val="26"/>
            <w:szCs w:val="26"/>
          </w:rPr>
          <w:delText>Nếu quyết định xử phạt đã được thanh toán, hệ thống sẽ hiển thị thông báo: “Quyết định xử phạt đã được thanh toán”</w:delText>
        </w:r>
      </w:del>
    </w:p>
    <w:p w:rsidR="00ED54AB" w:rsidRPr="008A47D7" w:rsidDel="00013DEC" w:rsidRDefault="00ED54AB" w:rsidP="00ED54AB">
      <w:pPr>
        <w:pStyle w:val="ListParagraph"/>
        <w:numPr>
          <w:ilvl w:val="0"/>
          <w:numId w:val="38"/>
        </w:numPr>
        <w:spacing w:before="120" w:after="120" w:line="276" w:lineRule="auto"/>
        <w:jc w:val="both"/>
        <w:rPr>
          <w:del w:id="195" w:author="nguyendinhloi" w:date="2020-03-12T11:03:00Z"/>
          <w:rFonts w:ascii="Times New Roman" w:hAnsi="Times New Roman" w:cs="Times New Roman"/>
          <w:sz w:val="26"/>
          <w:szCs w:val="26"/>
        </w:rPr>
      </w:pPr>
      <w:del w:id="196" w:author="nguyendinhloi" w:date="2020-03-12T11:03:00Z">
        <w:r w:rsidRPr="008A47D7" w:rsidDel="00013DEC">
          <w:rPr>
            <w:rFonts w:ascii="Times New Roman" w:hAnsi="Times New Roman" w:cs="Times New Roman"/>
            <w:sz w:val="26"/>
            <w:szCs w:val="26"/>
          </w:rPr>
          <w:delText>Nếu đã có quyết định xử phạt và chưa được thanh toán, hệ thống sẽ hiển thị thông tin chi tiết gồm:</w:delText>
        </w:r>
      </w:del>
    </w:p>
    <w:p w:rsidR="00ED54AB" w:rsidRPr="008A47D7" w:rsidDel="00013DEC" w:rsidRDefault="00ED54AB" w:rsidP="00ED54AB">
      <w:pPr>
        <w:pStyle w:val="ListParagraph"/>
        <w:numPr>
          <w:ilvl w:val="0"/>
          <w:numId w:val="39"/>
        </w:numPr>
        <w:spacing w:before="120" w:after="120" w:line="276" w:lineRule="auto"/>
        <w:jc w:val="both"/>
        <w:rPr>
          <w:del w:id="197" w:author="nguyendinhloi" w:date="2020-03-12T11:03:00Z"/>
          <w:rFonts w:ascii="Times New Roman" w:hAnsi="Times New Roman" w:cs="Times New Roman"/>
          <w:sz w:val="26"/>
          <w:szCs w:val="26"/>
        </w:rPr>
      </w:pPr>
      <w:del w:id="198" w:author="nguyendinhloi" w:date="2020-03-12T11:03:00Z">
        <w:r w:rsidRPr="008A47D7" w:rsidDel="00013DEC">
          <w:rPr>
            <w:rFonts w:ascii="Times New Roman" w:hAnsi="Times New Roman" w:cs="Times New Roman"/>
            <w:sz w:val="26"/>
            <w:szCs w:val="26"/>
          </w:rPr>
          <w:delText>Số quyết định</w:delText>
        </w:r>
      </w:del>
    </w:p>
    <w:p w:rsidR="00ED54AB" w:rsidRPr="008A47D7" w:rsidDel="00013DEC" w:rsidRDefault="00ED54AB" w:rsidP="00ED54AB">
      <w:pPr>
        <w:pStyle w:val="ListParagraph"/>
        <w:numPr>
          <w:ilvl w:val="0"/>
          <w:numId w:val="39"/>
        </w:numPr>
        <w:spacing w:before="120" w:after="120" w:line="276" w:lineRule="auto"/>
        <w:jc w:val="both"/>
        <w:rPr>
          <w:del w:id="199" w:author="nguyendinhloi" w:date="2020-03-12T11:03:00Z"/>
          <w:rFonts w:ascii="Times New Roman" w:hAnsi="Times New Roman" w:cs="Times New Roman"/>
          <w:sz w:val="26"/>
          <w:szCs w:val="26"/>
        </w:rPr>
      </w:pPr>
      <w:del w:id="200" w:author="nguyendinhloi" w:date="2020-03-12T11:03:00Z">
        <w:r w:rsidRPr="008A47D7" w:rsidDel="00013DEC">
          <w:rPr>
            <w:rFonts w:ascii="Times New Roman" w:hAnsi="Times New Roman" w:cs="Times New Roman"/>
            <w:sz w:val="26"/>
            <w:szCs w:val="26"/>
          </w:rPr>
          <w:delText>Ngày ra quyết định</w:delText>
        </w:r>
      </w:del>
    </w:p>
    <w:p w:rsidR="00ED54AB" w:rsidRPr="008A47D7" w:rsidDel="00013DEC" w:rsidRDefault="00ED54AB" w:rsidP="00ED54AB">
      <w:pPr>
        <w:pStyle w:val="ListParagraph"/>
        <w:numPr>
          <w:ilvl w:val="0"/>
          <w:numId w:val="39"/>
        </w:numPr>
        <w:spacing w:before="120" w:after="120" w:line="276" w:lineRule="auto"/>
        <w:jc w:val="both"/>
        <w:rPr>
          <w:del w:id="201" w:author="nguyendinhloi" w:date="2020-03-12T11:03:00Z"/>
          <w:rFonts w:ascii="Times New Roman" w:hAnsi="Times New Roman" w:cs="Times New Roman"/>
          <w:sz w:val="26"/>
          <w:szCs w:val="26"/>
        </w:rPr>
      </w:pPr>
      <w:del w:id="202" w:author="nguyendinhloi" w:date="2020-03-12T11:03:00Z">
        <w:r w:rsidRPr="008A47D7" w:rsidDel="00013DEC">
          <w:rPr>
            <w:rFonts w:ascii="Times New Roman" w:hAnsi="Times New Roman" w:cs="Times New Roman"/>
            <w:sz w:val="26"/>
            <w:szCs w:val="26"/>
          </w:rPr>
          <w:delText>Hành vi vi phạm</w:delText>
        </w:r>
      </w:del>
    </w:p>
    <w:p w:rsidR="00ED54AB" w:rsidRPr="008A47D7" w:rsidDel="00013DEC" w:rsidRDefault="00ED54AB" w:rsidP="00ED54AB">
      <w:pPr>
        <w:pStyle w:val="ListParagraph"/>
        <w:numPr>
          <w:ilvl w:val="0"/>
          <w:numId w:val="39"/>
        </w:numPr>
        <w:spacing w:before="120" w:after="120" w:line="276" w:lineRule="auto"/>
        <w:jc w:val="both"/>
        <w:rPr>
          <w:del w:id="203" w:author="nguyendinhloi" w:date="2020-03-12T11:03:00Z"/>
          <w:rFonts w:ascii="Times New Roman" w:hAnsi="Times New Roman" w:cs="Times New Roman"/>
          <w:sz w:val="26"/>
          <w:szCs w:val="26"/>
        </w:rPr>
      </w:pPr>
      <w:del w:id="204" w:author="nguyendinhloi" w:date="2020-03-12T11:03:00Z">
        <w:r w:rsidRPr="008A47D7" w:rsidDel="00013DEC">
          <w:rPr>
            <w:rFonts w:ascii="Times New Roman" w:hAnsi="Times New Roman" w:cs="Times New Roman"/>
            <w:sz w:val="26"/>
            <w:szCs w:val="26"/>
          </w:rPr>
          <w:delText>Số tiền phạt</w:delText>
        </w:r>
      </w:del>
    </w:p>
    <w:p w:rsidR="00ED54AB" w:rsidRPr="008A47D7" w:rsidDel="00013DEC" w:rsidRDefault="00ED54AB" w:rsidP="00ED54AB">
      <w:pPr>
        <w:spacing w:before="120" w:after="120" w:line="276" w:lineRule="auto"/>
        <w:ind w:left="360"/>
        <w:jc w:val="both"/>
        <w:rPr>
          <w:del w:id="205" w:author="nguyendinhloi" w:date="2020-03-12T11:03:00Z"/>
          <w:rFonts w:ascii="Times New Roman" w:hAnsi="Times New Roman" w:cs="Times New Roman"/>
          <w:sz w:val="26"/>
          <w:szCs w:val="26"/>
        </w:rPr>
      </w:pPr>
      <w:del w:id="206" w:author="nguyendinhloi" w:date="2020-03-12T11:03:00Z">
        <w:r w:rsidRPr="008A47D7" w:rsidDel="00013DEC">
          <w:rPr>
            <w:rFonts w:ascii="Times New Roman" w:hAnsi="Times New Roman" w:cs="Times New Roman"/>
            <w:noProof/>
            <w:sz w:val="26"/>
            <w:szCs w:val="26"/>
          </w:rPr>
          <w:drawing>
            <wp:inline distT="0" distB="0" distL="0" distR="0">
              <wp:extent cx="5761355" cy="1997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1355" cy="1997710"/>
                      </a:xfrm>
                      <a:prstGeom prst="rect">
                        <a:avLst/>
                      </a:prstGeom>
                    </pic:spPr>
                  </pic:pic>
                </a:graphicData>
              </a:graphic>
            </wp:inline>
          </w:drawing>
        </w:r>
      </w:del>
    </w:p>
    <w:p w:rsidR="00ED54AB" w:rsidRPr="008A47D7" w:rsidRDefault="00ED54AB" w:rsidP="00ED54AB">
      <w:pPr>
        <w:spacing w:before="120" w:after="120" w:line="276" w:lineRule="auto"/>
        <w:ind w:firstLine="360"/>
        <w:jc w:val="both"/>
        <w:rPr>
          <w:rFonts w:ascii="Times New Roman" w:hAnsi="Times New Roman" w:cs="Times New Roman"/>
          <w:sz w:val="26"/>
          <w:szCs w:val="26"/>
        </w:rPr>
      </w:pPr>
      <w:r w:rsidRPr="008A47D7">
        <w:rPr>
          <w:rFonts w:ascii="Times New Roman" w:hAnsi="Times New Roman" w:cs="Times New Roman"/>
          <w:sz w:val="26"/>
          <w:szCs w:val="26"/>
        </w:rPr>
        <w:t>Người d</w:t>
      </w:r>
      <w:ins w:id="207" w:author="nguyendinhloi" w:date="2020-03-12T11:04:00Z">
        <w:r w:rsidR="00013DEC">
          <w:rPr>
            <w:rFonts w:ascii="Times New Roman" w:hAnsi="Times New Roman" w:cs="Times New Roman"/>
            <w:sz w:val="26"/>
            <w:szCs w:val="26"/>
          </w:rPr>
          <w:t>ùng</w:t>
        </w:r>
      </w:ins>
      <w:del w:id="208" w:author="nguyendinhloi" w:date="2020-03-12T11:04:00Z">
        <w:r w:rsidRPr="008A47D7" w:rsidDel="00013DEC">
          <w:rPr>
            <w:rFonts w:ascii="Times New Roman" w:hAnsi="Times New Roman" w:cs="Times New Roman"/>
            <w:sz w:val="26"/>
            <w:szCs w:val="26"/>
          </w:rPr>
          <w:delText>ân</w:delText>
        </w:r>
      </w:del>
      <w:r w:rsidRPr="008A47D7">
        <w:rPr>
          <w:rFonts w:ascii="Times New Roman" w:hAnsi="Times New Roman" w:cs="Times New Roman"/>
          <w:sz w:val="26"/>
          <w:szCs w:val="26"/>
        </w:rPr>
        <w:t xml:space="preserve"> chọn </w:t>
      </w:r>
      <w:r w:rsidRPr="00013DEC">
        <w:rPr>
          <w:rFonts w:ascii="Times New Roman" w:hAnsi="Times New Roman" w:cs="Times New Roman"/>
          <w:b/>
          <w:i/>
          <w:sz w:val="26"/>
          <w:szCs w:val="26"/>
          <w:rPrChange w:id="209" w:author="nguyendinhloi" w:date="2020-03-12T11:04:00Z">
            <w:rPr>
              <w:rFonts w:ascii="Times New Roman" w:hAnsi="Times New Roman" w:cs="Times New Roman"/>
              <w:sz w:val="26"/>
              <w:szCs w:val="26"/>
            </w:rPr>
          </w:rPrChange>
        </w:rPr>
        <w:t>[Thanh toán và nhận kết quả tại nhà]</w:t>
      </w:r>
      <w:r w:rsidRPr="008A47D7">
        <w:rPr>
          <w:rFonts w:ascii="Times New Roman" w:hAnsi="Times New Roman" w:cs="Times New Roman"/>
          <w:sz w:val="26"/>
          <w:szCs w:val="26"/>
        </w:rPr>
        <w:t xml:space="preserve">, khi đó hệ thống yêu cầu người dùng đăng nhập tài khoản </w:t>
      </w:r>
      <w:del w:id="210" w:author="nguyendinhloi" w:date="2020-03-12T11:04:00Z">
        <w:r w:rsidRPr="008A47D7" w:rsidDel="00013DEC">
          <w:rPr>
            <w:rFonts w:ascii="Times New Roman" w:hAnsi="Times New Roman" w:cs="Times New Roman"/>
            <w:sz w:val="26"/>
            <w:szCs w:val="26"/>
          </w:rPr>
          <w:delText>cổng DVCQG</w:delText>
        </w:r>
      </w:del>
      <w:ins w:id="211" w:author="nguyendinhloi" w:date="2020-03-12T11:04:00Z">
        <w:r w:rsidR="00013DEC">
          <w:rPr>
            <w:rFonts w:ascii="Times New Roman" w:hAnsi="Times New Roman" w:cs="Times New Roman"/>
            <w:sz w:val="26"/>
            <w:szCs w:val="26"/>
          </w:rPr>
          <w:t xml:space="preserve">Cổng </w:t>
        </w:r>
        <w:r w:rsidR="00013DEC">
          <w:rPr>
            <w:rFonts w:ascii="Times New Roman" w:hAnsi="Times New Roman" w:cs="Times New Roman"/>
            <w:sz w:val="26"/>
            <w:szCs w:val="26"/>
          </w:rPr>
          <w:t>Dịch vụ công quốc gia</w:t>
        </w:r>
      </w:ins>
      <w:r w:rsidRPr="008A47D7">
        <w:rPr>
          <w:rFonts w:ascii="Times New Roman" w:hAnsi="Times New Roman" w:cs="Times New Roman"/>
          <w:sz w:val="26"/>
          <w:szCs w:val="26"/>
        </w:rPr>
        <w:t xml:space="preserve"> như sau:</w:t>
      </w:r>
    </w:p>
    <w:p w:rsidR="00237508" w:rsidDel="00237508" w:rsidRDefault="00ED54AB" w:rsidP="00237508">
      <w:pPr>
        <w:spacing w:before="120" w:after="120" w:line="276" w:lineRule="auto"/>
        <w:jc w:val="both"/>
        <w:rPr>
          <w:del w:id="212" w:author="nguyendinhloi" w:date="2020-03-12T11:06:00Z"/>
          <w:rFonts w:ascii="Times New Roman" w:hAnsi="Times New Roman" w:cs="Times New Roman"/>
          <w:sz w:val="26"/>
          <w:szCs w:val="26"/>
        </w:rPr>
        <w:pPrChange w:id="213" w:author="nguyendinhloi" w:date="2020-03-12T11:06:00Z">
          <w:pPr>
            <w:spacing w:before="120" w:after="120" w:line="276" w:lineRule="auto"/>
            <w:ind w:firstLine="360"/>
            <w:jc w:val="both"/>
          </w:pPr>
        </w:pPrChange>
      </w:pPr>
      <w:r w:rsidRPr="008A47D7">
        <w:rPr>
          <w:rFonts w:ascii="Times New Roman" w:hAnsi="Times New Roman" w:cs="Times New Roman"/>
          <w:noProof/>
          <w:sz w:val="26"/>
          <w:szCs w:val="26"/>
        </w:rPr>
        <w:lastRenderedPageBreak/>
        <w:drawing>
          <wp:inline distT="0" distB="0" distL="0" distR="0">
            <wp:extent cx="3200400" cy="32956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rcRect l="15229" r="23119" b="8157"/>
                    <a:stretch>
                      <a:fillRect/>
                    </a:stretch>
                  </pic:blipFill>
                  <pic:spPr>
                    <a:xfrm>
                      <a:off x="0" y="0"/>
                      <a:ext cx="3200400" cy="3295650"/>
                    </a:xfrm>
                    <a:prstGeom prst="rect">
                      <a:avLst/>
                    </a:prstGeom>
                  </pic:spPr>
                </pic:pic>
              </a:graphicData>
            </a:graphic>
          </wp:inline>
        </w:drawing>
      </w:r>
    </w:p>
    <w:p w:rsidR="00237508" w:rsidRPr="008A47D7" w:rsidRDefault="00237508" w:rsidP="00237508">
      <w:pPr>
        <w:spacing w:before="120" w:after="120" w:line="276" w:lineRule="auto"/>
        <w:ind w:firstLine="360"/>
        <w:jc w:val="center"/>
        <w:rPr>
          <w:ins w:id="214" w:author="nguyendinhloi" w:date="2020-03-12T11:06:00Z"/>
          <w:rFonts w:ascii="Times New Roman" w:hAnsi="Times New Roman" w:cs="Times New Roman"/>
          <w:sz w:val="26"/>
          <w:szCs w:val="26"/>
        </w:rPr>
        <w:pPrChange w:id="215" w:author="nguyendinhloi" w:date="2020-03-12T11:06:00Z">
          <w:pPr>
            <w:spacing w:before="120" w:after="120" w:line="276" w:lineRule="auto"/>
            <w:ind w:firstLine="360"/>
            <w:jc w:val="both"/>
          </w:pPr>
        </w:pPrChange>
      </w:pPr>
    </w:p>
    <w:p w:rsidR="00ED54AB" w:rsidDel="00237508" w:rsidRDefault="00ED54AB" w:rsidP="00201800">
      <w:pPr>
        <w:spacing w:before="120" w:after="120" w:line="276" w:lineRule="auto"/>
        <w:ind w:firstLine="360"/>
        <w:jc w:val="both"/>
        <w:rPr>
          <w:del w:id="216" w:author="nguyendinhloi" w:date="2020-03-12T11:05:00Z"/>
          <w:rFonts w:ascii="Times New Roman" w:hAnsi="Times New Roman" w:cs="Times New Roman"/>
          <w:sz w:val="26"/>
          <w:szCs w:val="26"/>
        </w:rPr>
        <w:pPrChange w:id="217" w:author="nguyendinhloi" w:date="2020-03-12T11:06:00Z">
          <w:pPr>
            <w:spacing w:before="120" w:after="120" w:line="276" w:lineRule="auto"/>
            <w:ind w:firstLine="360"/>
            <w:jc w:val="both"/>
          </w:pPr>
        </w:pPrChange>
      </w:pPr>
      <w:r w:rsidRPr="008A47D7">
        <w:rPr>
          <w:rFonts w:ascii="Times New Roman" w:hAnsi="Times New Roman" w:cs="Times New Roman"/>
          <w:sz w:val="26"/>
          <w:szCs w:val="26"/>
        </w:rPr>
        <w:t xml:space="preserve">Người </w:t>
      </w:r>
      <w:del w:id="218" w:author="nguyendinhloi" w:date="2020-03-12T11:06:00Z">
        <w:r w:rsidRPr="008A47D7" w:rsidDel="00201800">
          <w:rPr>
            <w:rFonts w:ascii="Times New Roman" w:hAnsi="Times New Roman" w:cs="Times New Roman"/>
            <w:sz w:val="26"/>
            <w:szCs w:val="26"/>
          </w:rPr>
          <w:delText xml:space="preserve">dân </w:delText>
        </w:r>
      </w:del>
      <w:ins w:id="219" w:author="nguyendinhloi" w:date="2020-03-12T11:06:00Z">
        <w:r w:rsidR="00201800" w:rsidRPr="008A47D7">
          <w:rPr>
            <w:rFonts w:ascii="Times New Roman" w:hAnsi="Times New Roman" w:cs="Times New Roman"/>
            <w:sz w:val="26"/>
            <w:szCs w:val="26"/>
          </w:rPr>
          <w:t>d</w:t>
        </w:r>
        <w:r w:rsidR="00201800">
          <w:rPr>
            <w:rFonts w:ascii="Times New Roman" w:hAnsi="Times New Roman" w:cs="Times New Roman"/>
            <w:sz w:val="26"/>
            <w:szCs w:val="26"/>
          </w:rPr>
          <w:t>ùng</w:t>
        </w:r>
      </w:ins>
      <w:r w:rsidRPr="008A47D7">
        <w:rPr>
          <w:rFonts w:ascii="Times New Roman" w:hAnsi="Times New Roman" w:cs="Times New Roman"/>
          <w:sz w:val="26"/>
          <w:szCs w:val="26"/>
        </w:rPr>
        <w:t xml:space="preserve">chọn tài khoản </w:t>
      </w:r>
      <w:del w:id="220" w:author="nguyendinhloi" w:date="2020-03-12T11:05:00Z">
        <w:r w:rsidRPr="008A47D7" w:rsidDel="002F4007">
          <w:rPr>
            <w:rFonts w:ascii="Times New Roman" w:hAnsi="Times New Roman" w:cs="Times New Roman"/>
            <w:sz w:val="26"/>
            <w:szCs w:val="26"/>
          </w:rPr>
          <w:delText xml:space="preserve">được cấp, ví dụ tài khoản </w:delText>
        </w:r>
      </w:del>
      <w:r w:rsidRPr="008A47D7">
        <w:rPr>
          <w:rFonts w:ascii="Times New Roman" w:hAnsi="Times New Roman" w:cs="Times New Roman"/>
          <w:sz w:val="26"/>
          <w:szCs w:val="26"/>
        </w:rPr>
        <w:t xml:space="preserve">cấp bởi Cổng </w:t>
      </w:r>
      <w:del w:id="221" w:author="nguyendinhloi" w:date="2020-03-12T11:05:00Z">
        <w:r w:rsidRPr="008A47D7" w:rsidDel="002F4007">
          <w:rPr>
            <w:rFonts w:ascii="Times New Roman" w:hAnsi="Times New Roman" w:cs="Times New Roman"/>
            <w:sz w:val="26"/>
            <w:szCs w:val="26"/>
          </w:rPr>
          <w:delText>DVCQG</w:delText>
        </w:r>
      </w:del>
      <w:ins w:id="222" w:author="nguyendinhloi" w:date="2020-03-12T11:05:00Z">
        <w:r w:rsidR="002F4007">
          <w:rPr>
            <w:rFonts w:ascii="Times New Roman" w:hAnsi="Times New Roman" w:cs="Times New Roman"/>
            <w:sz w:val="26"/>
            <w:szCs w:val="26"/>
          </w:rPr>
          <w:t>Dịch vụ công quốc gia</w:t>
        </w:r>
      </w:ins>
      <w:r w:rsidRPr="008A47D7">
        <w:rPr>
          <w:rFonts w:ascii="Times New Roman" w:hAnsi="Times New Roman" w:cs="Times New Roman"/>
          <w:sz w:val="26"/>
          <w:szCs w:val="26"/>
        </w:rPr>
        <w:t>, hệ thống hiển thị màn hình để người dùng nhập tài khoản như sau:</w:t>
      </w:r>
    </w:p>
    <w:p w:rsidR="00237508" w:rsidRPr="008A47D7" w:rsidRDefault="00237508" w:rsidP="00201800">
      <w:pPr>
        <w:spacing w:before="120" w:after="120" w:line="276" w:lineRule="auto"/>
        <w:ind w:firstLine="360"/>
        <w:jc w:val="both"/>
        <w:rPr>
          <w:ins w:id="223" w:author="nguyendinhloi" w:date="2020-03-12T11:06:00Z"/>
          <w:rFonts w:ascii="Times New Roman" w:hAnsi="Times New Roman" w:cs="Times New Roman"/>
          <w:sz w:val="26"/>
          <w:szCs w:val="26"/>
        </w:rPr>
        <w:pPrChange w:id="224" w:author="nguyendinhloi" w:date="2020-03-12T11:06:00Z">
          <w:pPr>
            <w:spacing w:before="120" w:after="120" w:line="276" w:lineRule="auto"/>
            <w:ind w:firstLine="360"/>
            <w:jc w:val="both"/>
          </w:pPr>
        </w:pPrChange>
      </w:pPr>
    </w:p>
    <w:p w:rsidR="00ED54AB" w:rsidRPr="008A47D7" w:rsidRDefault="00ED54AB" w:rsidP="00237508">
      <w:pPr>
        <w:spacing w:before="120" w:after="120" w:line="276" w:lineRule="auto"/>
        <w:jc w:val="center"/>
        <w:rPr>
          <w:rFonts w:ascii="Times New Roman" w:hAnsi="Times New Roman" w:cs="Times New Roman"/>
          <w:sz w:val="26"/>
          <w:szCs w:val="26"/>
        </w:rPr>
        <w:pPrChange w:id="225" w:author="nguyendinhloi" w:date="2020-03-12T11:06:00Z">
          <w:pPr>
            <w:spacing w:before="120" w:after="120" w:line="276" w:lineRule="auto"/>
            <w:ind w:firstLine="360"/>
            <w:jc w:val="both"/>
          </w:pPr>
        </w:pPrChange>
      </w:pPr>
      <w:r w:rsidRPr="008A47D7">
        <w:rPr>
          <w:rFonts w:ascii="Times New Roman" w:hAnsi="Times New Roman" w:cs="Times New Roman"/>
          <w:noProof/>
          <w:sz w:val="26"/>
          <w:szCs w:val="26"/>
        </w:rPr>
        <w:drawing>
          <wp:inline distT="0" distB="0" distL="0" distR="0">
            <wp:extent cx="3781425" cy="487054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rcRect l="7605" r="20639"/>
                    <a:stretch>
                      <a:fillRect/>
                    </a:stretch>
                  </pic:blipFill>
                  <pic:spPr>
                    <a:xfrm>
                      <a:off x="0" y="0"/>
                      <a:ext cx="3781425" cy="4870545"/>
                    </a:xfrm>
                    <a:prstGeom prst="rect">
                      <a:avLst/>
                    </a:prstGeom>
                  </pic:spPr>
                </pic:pic>
              </a:graphicData>
            </a:graphic>
          </wp:inline>
        </w:drawing>
      </w:r>
    </w:p>
    <w:p w:rsidR="00ED54AB" w:rsidRPr="008A47D7" w:rsidRDefault="00ED54AB" w:rsidP="00ED54AB">
      <w:pPr>
        <w:spacing w:before="120" w:after="120" w:line="276" w:lineRule="auto"/>
        <w:ind w:firstLine="360"/>
        <w:jc w:val="both"/>
        <w:rPr>
          <w:rFonts w:ascii="Times New Roman" w:hAnsi="Times New Roman" w:cs="Times New Roman"/>
          <w:sz w:val="26"/>
          <w:szCs w:val="26"/>
        </w:rPr>
      </w:pPr>
    </w:p>
    <w:p w:rsidR="00ED54AB" w:rsidRPr="008A47D7" w:rsidRDefault="00ED54AB" w:rsidP="00ED54AB">
      <w:pPr>
        <w:spacing w:before="120" w:after="120" w:line="276" w:lineRule="auto"/>
        <w:ind w:firstLine="360"/>
        <w:jc w:val="both"/>
        <w:rPr>
          <w:rFonts w:ascii="Times New Roman" w:hAnsi="Times New Roman" w:cs="Times New Roman"/>
          <w:sz w:val="26"/>
          <w:szCs w:val="26"/>
        </w:rPr>
      </w:pPr>
    </w:p>
    <w:p w:rsidR="00ED54AB" w:rsidRPr="008A47D7" w:rsidRDefault="00ED54AB" w:rsidP="00705251">
      <w:pPr>
        <w:spacing w:before="120" w:after="120" w:line="276" w:lineRule="auto"/>
        <w:ind w:firstLine="360"/>
        <w:jc w:val="both"/>
        <w:rPr>
          <w:rFonts w:ascii="Times New Roman" w:hAnsi="Times New Roman" w:cs="Times New Roman"/>
          <w:sz w:val="26"/>
          <w:szCs w:val="26"/>
        </w:rPr>
      </w:pPr>
      <w:r w:rsidRPr="008A47D7">
        <w:rPr>
          <w:rFonts w:ascii="Times New Roman" w:hAnsi="Times New Roman" w:cs="Times New Roman"/>
          <w:sz w:val="26"/>
          <w:szCs w:val="26"/>
        </w:rPr>
        <w:t>Người d</w:t>
      </w:r>
      <w:ins w:id="226" w:author="nguyendinhloi" w:date="2020-03-12T11:07:00Z">
        <w:r w:rsidR="00201800">
          <w:rPr>
            <w:rFonts w:ascii="Times New Roman" w:hAnsi="Times New Roman" w:cs="Times New Roman"/>
            <w:sz w:val="26"/>
            <w:szCs w:val="26"/>
          </w:rPr>
          <w:t>ùng</w:t>
        </w:r>
      </w:ins>
      <w:del w:id="227" w:author="nguyendinhloi" w:date="2020-03-12T11:07:00Z">
        <w:r w:rsidRPr="008A47D7" w:rsidDel="00201800">
          <w:rPr>
            <w:rFonts w:ascii="Times New Roman" w:hAnsi="Times New Roman" w:cs="Times New Roman"/>
            <w:sz w:val="26"/>
            <w:szCs w:val="26"/>
          </w:rPr>
          <w:delText>ân</w:delText>
        </w:r>
      </w:del>
      <w:r w:rsidRPr="008A47D7">
        <w:rPr>
          <w:rFonts w:ascii="Times New Roman" w:hAnsi="Times New Roman" w:cs="Times New Roman"/>
          <w:sz w:val="26"/>
          <w:szCs w:val="26"/>
        </w:rPr>
        <w:t xml:space="preserve"> thực hiện đăng nhập, sau khi đăng nhập thành công, hệ thống sẽ kiểm tra thông tin của tài khoản cổng </w:t>
      </w:r>
      <w:del w:id="228" w:author="nguyendinhloi" w:date="2020-03-12T11:07:00Z">
        <w:r w:rsidRPr="008A47D7" w:rsidDel="00D4094F">
          <w:rPr>
            <w:rFonts w:ascii="Times New Roman" w:hAnsi="Times New Roman" w:cs="Times New Roman"/>
            <w:sz w:val="26"/>
            <w:szCs w:val="26"/>
          </w:rPr>
          <w:delText xml:space="preserve">DVCQG </w:delText>
        </w:r>
      </w:del>
      <w:ins w:id="229" w:author="nguyendinhloi" w:date="2020-03-12T11:07:00Z">
        <w:r w:rsidR="00D4094F">
          <w:rPr>
            <w:rFonts w:ascii="Times New Roman" w:hAnsi="Times New Roman" w:cs="Times New Roman"/>
            <w:sz w:val="26"/>
            <w:szCs w:val="26"/>
          </w:rPr>
          <w:t>Dịch vụ công quốc gia</w:t>
        </w:r>
        <w:r w:rsidR="00D4094F" w:rsidRPr="008A47D7">
          <w:rPr>
            <w:rFonts w:ascii="Times New Roman" w:hAnsi="Times New Roman" w:cs="Times New Roman"/>
            <w:sz w:val="26"/>
            <w:szCs w:val="26"/>
          </w:rPr>
          <w:t xml:space="preserve"> </w:t>
        </w:r>
      </w:ins>
      <w:r w:rsidRPr="008A47D7">
        <w:rPr>
          <w:rFonts w:ascii="Times New Roman" w:hAnsi="Times New Roman" w:cs="Times New Roman"/>
          <w:sz w:val="26"/>
          <w:szCs w:val="26"/>
        </w:rPr>
        <w:t>và thông tin người vi phạ</w:t>
      </w:r>
      <w:r w:rsidR="00705251" w:rsidRPr="008A47D7">
        <w:rPr>
          <w:rFonts w:ascii="Times New Roman" w:hAnsi="Times New Roman" w:cs="Times New Roman"/>
          <w:sz w:val="26"/>
          <w:szCs w:val="26"/>
        </w:rPr>
        <w:t>m, khi đó sẽ xảy ra 2 trường hợp</w:t>
      </w:r>
      <w:ins w:id="230" w:author="nguyendinhloi" w:date="2020-03-12T11:07:00Z">
        <w:r w:rsidR="00D4094F">
          <w:rPr>
            <w:rFonts w:ascii="Times New Roman" w:hAnsi="Times New Roman" w:cs="Times New Roman"/>
            <w:sz w:val="26"/>
            <w:szCs w:val="26"/>
          </w:rPr>
          <w:t>:</w:t>
        </w:r>
      </w:ins>
    </w:p>
    <w:p w:rsidR="00705251" w:rsidRPr="008A47D7" w:rsidRDefault="00EF5A46" w:rsidP="00EF5A46">
      <w:pPr>
        <w:pStyle w:val="ListParagraph"/>
        <w:numPr>
          <w:ilvl w:val="0"/>
          <w:numId w:val="38"/>
        </w:numPr>
        <w:spacing w:before="120" w:after="120" w:line="276" w:lineRule="auto"/>
        <w:jc w:val="both"/>
        <w:rPr>
          <w:rFonts w:ascii="Times New Roman" w:hAnsi="Times New Roman" w:cs="Times New Roman"/>
          <w:sz w:val="26"/>
          <w:szCs w:val="26"/>
        </w:rPr>
      </w:pPr>
      <w:r w:rsidRPr="00D4094F">
        <w:rPr>
          <w:rFonts w:ascii="Times New Roman" w:hAnsi="Times New Roman" w:cs="Times New Roman"/>
          <w:b/>
          <w:sz w:val="26"/>
          <w:szCs w:val="26"/>
          <w:rPrChange w:id="231" w:author="nguyendinhloi" w:date="2020-03-12T11:07:00Z">
            <w:rPr>
              <w:rFonts w:ascii="Times New Roman" w:hAnsi="Times New Roman" w:cs="Times New Roman"/>
              <w:sz w:val="26"/>
              <w:szCs w:val="26"/>
            </w:rPr>
          </w:rPrChange>
        </w:rPr>
        <w:t>Trường hợp 1:</w:t>
      </w:r>
      <w:r w:rsidRPr="008A47D7">
        <w:rPr>
          <w:rFonts w:ascii="Times New Roman" w:hAnsi="Times New Roman" w:cs="Times New Roman"/>
          <w:sz w:val="26"/>
          <w:szCs w:val="26"/>
        </w:rPr>
        <w:t xml:space="preserve"> Thông tin tài khoản cổng DVCQG và thông tin người vi phạm không khớp nhau hoặc khi lập biên bản xử phạt, người vi phạm không cung cấp CMND/CCCD nên không có thông tin CMND/CCCD để đối chiếu thông tin khi đó hệ thống hiển thị thông báo như sau:</w:t>
      </w:r>
    </w:p>
    <w:p w:rsidR="00EF5A46" w:rsidRPr="008A47D7" w:rsidRDefault="00EF5A46" w:rsidP="00EF5A46">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drawing>
          <wp:inline distT="0" distB="0" distL="0" distR="0">
            <wp:extent cx="5761355" cy="288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61355" cy="2882900"/>
                    </a:xfrm>
                    <a:prstGeom prst="rect">
                      <a:avLst/>
                    </a:prstGeom>
                  </pic:spPr>
                </pic:pic>
              </a:graphicData>
            </a:graphic>
          </wp:inline>
        </w:drawing>
      </w:r>
    </w:p>
    <w:p w:rsidR="00EF5A46" w:rsidRPr="008A47D7" w:rsidRDefault="00EF5A46" w:rsidP="00EF5A46">
      <w:pPr>
        <w:pStyle w:val="ListParagraph"/>
        <w:numPr>
          <w:ilvl w:val="0"/>
          <w:numId w:val="38"/>
        </w:numPr>
        <w:spacing w:before="120" w:after="120" w:line="276" w:lineRule="auto"/>
        <w:jc w:val="both"/>
        <w:rPr>
          <w:rFonts w:ascii="Times New Roman" w:hAnsi="Times New Roman" w:cs="Times New Roman"/>
          <w:sz w:val="26"/>
          <w:szCs w:val="26"/>
        </w:rPr>
      </w:pPr>
      <w:r w:rsidRPr="00E53FE6">
        <w:rPr>
          <w:rFonts w:ascii="Times New Roman" w:hAnsi="Times New Roman" w:cs="Times New Roman"/>
          <w:b/>
          <w:sz w:val="26"/>
          <w:szCs w:val="26"/>
          <w:rPrChange w:id="232" w:author="nguyendinhloi" w:date="2020-03-12T11:07:00Z">
            <w:rPr>
              <w:rFonts w:ascii="Times New Roman" w:hAnsi="Times New Roman" w:cs="Times New Roman"/>
              <w:sz w:val="26"/>
              <w:szCs w:val="26"/>
            </w:rPr>
          </w:rPrChange>
        </w:rPr>
        <w:t>Trường hợp 2</w:t>
      </w:r>
      <w:ins w:id="233" w:author="nguyendinhloi" w:date="2020-03-12T11:07:00Z">
        <w:r w:rsidR="00E53FE6">
          <w:rPr>
            <w:rFonts w:ascii="Times New Roman" w:hAnsi="Times New Roman" w:cs="Times New Roman"/>
            <w:b/>
            <w:sz w:val="26"/>
            <w:szCs w:val="26"/>
          </w:rPr>
          <w:t>:</w:t>
        </w:r>
      </w:ins>
      <w:del w:id="234" w:author="nguyendinhloi" w:date="2020-03-12T11:07:00Z">
        <w:r w:rsidRPr="00E53FE6" w:rsidDel="00E53FE6">
          <w:rPr>
            <w:rFonts w:ascii="Times New Roman" w:hAnsi="Times New Roman" w:cs="Times New Roman"/>
            <w:b/>
            <w:sz w:val="26"/>
            <w:szCs w:val="26"/>
            <w:rPrChange w:id="235" w:author="nguyendinhloi" w:date="2020-03-12T11:07:00Z">
              <w:rPr>
                <w:rFonts w:ascii="Times New Roman" w:hAnsi="Times New Roman" w:cs="Times New Roman"/>
                <w:sz w:val="26"/>
                <w:szCs w:val="26"/>
              </w:rPr>
            </w:rPrChange>
          </w:rPr>
          <w:delText>,</w:delText>
        </w:r>
      </w:del>
      <w:r w:rsidRPr="008A47D7">
        <w:rPr>
          <w:rFonts w:ascii="Times New Roman" w:hAnsi="Times New Roman" w:cs="Times New Roman"/>
          <w:sz w:val="26"/>
          <w:szCs w:val="26"/>
        </w:rPr>
        <w:t xml:space="preserve"> thông tin người vi phạm và thông tin tài khoản cổng DVCQG khớp nhau, khi đó hệ thống cho phép người dân thanh toán trực tuyến và nhận kết quả tại nhà để </w:t>
      </w:r>
      <w:del w:id="236" w:author="nguyendinhloi" w:date="2020-03-12T11:10:00Z">
        <w:r w:rsidRPr="008A47D7" w:rsidDel="00C44B99">
          <w:rPr>
            <w:rFonts w:ascii="Times New Roman" w:hAnsi="Times New Roman" w:cs="Times New Roman"/>
            <w:sz w:val="26"/>
            <w:szCs w:val="26"/>
          </w:rPr>
          <w:delText>đảm bảo thông tin</w:delText>
        </w:r>
      </w:del>
      <w:ins w:id="237" w:author="nguyendinhloi" w:date="2020-03-12T11:10:00Z">
        <w:r w:rsidR="00C44B99">
          <w:rPr>
            <w:rFonts w:ascii="Times New Roman" w:hAnsi="Times New Roman" w:cs="Times New Roman"/>
            <w:sz w:val="26"/>
            <w:szCs w:val="26"/>
          </w:rPr>
          <w:t>bảo đảm người nộp phạt là người vi phạm</w:t>
        </w:r>
      </w:ins>
      <w:ins w:id="238" w:author="nguyendinhloi" w:date="2020-03-12T11:11:00Z">
        <w:r w:rsidR="009D6A2A">
          <w:rPr>
            <w:rFonts w:ascii="Times New Roman" w:hAnsi="Times New Roman" w:cs="Times New Roman"/>
            <w:sz w:val="26"/>
            <w:szCs w:val="26"/>
          </w:rPr>
          <w:t xml:space="preserve"> (chủ tài khoản trên Cổng </w:t>
        </w:r>
        <w:r w:rsidR="009D6A2A">
          <w:rPr>
            <w:rFonts w:ascii="Times New Roman" w:hAnsi="Times New Roman" w:cs="Times New Roman"/>
            <w:sz w:val="26"/>
            <w:szCs w:val="26"/>
          </w:rPr>
          <w:t>Dịch vụ công quốc gia</w:t>
        </w:r>
        <w:r w:rsidR="009D6A2A">
          <w:rPr>
            <w:rFonts w:ascii="Times New Roman" w:hAnsi="Times New Roman" w:cs="Times New Roman"/>
            <w:sz w:val="26"/>
            <w:szCs w:val="26"/>
          </w:rPr>
          <w:t>)</w:t>
        </w:r>
      </w:ins>
      <w:ins w:id="239" w:author="nguyendinhloi" w:date="2020-03-12T11:10:00Z">
        <w:r w:rsidR="00C44B99">
          <w:rPr>
            <w:rFonts w:ascii="Times New Roman" w:hAnsi="Times New Roman" w:cs="Times New Roman"/>
            <w:sz w:val="26"/>
            <w:szCs w:val="26"/>
          </w:rPr>
          <w:t>.</w:t>
        </w:r>
      </w:ins>
      <w:r w:rsidRPr="008A47D7">
        <w:rPr>
          <w:rFonts w:ascii="Times New Roman" w:hAnsi="Times New Roman" w:cs="Times New Roman"/>
          <w:sz w:val="26"/>
          <w:szCs w:val="26"/>
        </w:rPr>
        <w:t xml:space="preserve"> </w:t>
      </w:r>
      <w:del w:id="240" w:author="nguyendinhloi" w:date="2020-03-12T11:10:00Z">
        <w:r w:rsidRPr="008A47D7" w:rsidDel="00C44B99">
          <w:rPr>
            <w:rFonts w:ascii="Times New Roman" w:hAnsi="Times New Roman" w:cs="Times New Roman"/>
            <w:sz w:val="26"/>
            <w:szCs w:val="26"/>
          </w:rPr>
          <w:delText>chính chủ, người vi phạm và người nhận kết quả tại nhà là một</w:delText>
        </w:r>
      </w:del>
    </w:p>
    <w:p w:rsidR="00EF5A46" w:rsidRPr="008A47D7" w:rsidRDefault="00EF5A46" w:rsidP="00EF5A46">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lastRenderedPageBreak/>
        <w:drawing>
          <wp:inline distT="0" distB="0" distL="0" distR="0">
            <wp:extent cx="5761355" cy="3416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61355" cy="3416935"/>
                    </a:xfrm>
                    <a:prstGeom prst="rect">
                      <a:avLst/>
                    </a:prstGeom>
                  </pic:spPr>
                </pic:pic>
              </a:graphicData>
            </a:graphic>
          </wp:inline>
        </w:drawing>
      </w:r>
    </w:p>
    <w:p w:rsidR="00EF5A46" w:rsidRPr="008A47D7" w:rsidRDefault="00EF5A46" w:rsidP="00A14FAE">
      <w:pPr>
        <w:spacing w:before="120" w:after="120" w:line="276" w:lineRule="auto"/>
        <w:ind w:firstLine="360"/>
        <w:jc w:val="both"/>
        <w:rPr>
          <w:rFonts w:ascii="Times New Roman" w:hAnsi="Times New Roman" w:cs="Times New Roman"/>
          <w:sz w:val="26"/>
          <w:szCs w:val="26"/>
        </w:rPr>
      </w:pPr>
      <w:r w:rsidRPr="008A47D7">
        <w:rPr>
          <w:rFonts w:ascii="Times New Roman" w:hAnsi="Times New Roman" w:cs="Times New Roman"/>
          <w:sz w:val="26"/>
          <w:szCs w:val="26"/>
        </w:rPr>
        <w:t xml:space="preserve">Hệ thống sẽ điều hướng vào trang tiện ích và lưu lại thông tin trong </w:t>
      </w:r>
      <w:r w:rsidRPr="0082045A">
        <w:rPr>
          <w:rFonts w:ascii="Times New Roman" w:hAnsi="Times New Roman" w:cs="Times New Roman"/>
          <w:b/>
          <w:i/>
          <w:sz w:val="26"/>
          <w:szCs w:val="26"/>
          <w:rPrChange w:id="241" w:author="nguyendinhloi" w:date="2020-03-12T11:12:00Z">
            <w:rPr>
              <w:rFonts w:ascii="Times New Roman" w:hAnsi="Times New Roman" w:cs="Times New Roman"/>
              <w:sz w:val="26"/>
              <w:szCs w:val="26"/>
            </w:rPr>
          </w:rPrChange>
        </w:rPr>
        <w:t>[Thông tin cá nhân] -&gt; [Tiện ích] -&gt; [Nộp phạt giao thông] -&gt; [Thông tin vi phạm]</w:t>
      </w:r>
    </w:p>
    <w:p w:rsidR="00EF5A46" w:rsidRPr="008A47D7" w:rsidRDefault="00EF5A46" w:rsidP="00EF5A46">
      <w:pPr>
        <w:spacing w:before="120" w:after="120" w:line="276" w:lineRule="auto"/>
        <w:ind w:firstLine="360"/>
        <w:jc w:val="both"/>
        <w:rPr>
          <w:rFonts w:ascii="Times New Roman" w:hAnsi="Times New Roman" w:cs="Times New Roman"/>
          <w:sz w:val="26"/>
          <w:szCs w:val="26"/>
        </w:rPr>
      </w:pPr>
      <w:r w:rsidRPr="008A47D7">
        <w:rPr>
          <w:rFonts w:ascii="Times New Roman" w:hAnsi="Times New Roman" w:cs="Times New Roman"/>
          <w:sz w:val="26"/>
          <w:szCs w:val="26"/>
        </w:rPr>
        <w:t xml:space="preserve">Tại trang </w:t>
      </w:r>
      <w:r w:rsidRPr="00963382">
        <w:rPr>
          <w:rFonts w:ascii="Times New Roman" w:hAnsi="Times New Roman" w:cs="Times New Roman"/>
          <w:b/>
          <w:i/>
          <w:sz w:val="26"/>
          <w:szCs w:val="26"/>
          <w:rPrChange w:id="242" w:author="nguyendinhloi" w:date="2020-03-12T11:13:00Z">
            <w:rPr>
              <w:rFonts w:ascii="Times New Roman" w:hAnsi="Times New Roman" w:cs="Times New Roman"/>
              <w:sz w:val="26"/>
              <w:szCs w:val="26"/>
            </w:rPr>
          </w:rPrChange>
        </w:rPr>
        <w:t>[Thông tin vi phạm]</w:t>
      </w:r>
      <w:ins w:id="243" w:author="nguyendinhloi" w:date="2020-03-12T11:12:00Z">
        <w:r w:rsidR="00963382">
          <w:rPr>
            <w:rFonts w:ascii="Times New Roman" w:hAnsi="Times New Roman" w:cs="Times New Roman"/>
            <w:sz w:val="26"/>
            <w:szCs w:val="26"/>
          </w:rPr>
          <w:t xml:space="preserve"> người dùng có thể tra cứu </w:t>
        </w:r>
      </w:ins>
      <w:del w:id="244" w:author="nguyendinhloi" w:date="2020-03-12T11:12:00Z">
        <w:r w:rsidRPr="008A47D7" w:rsidDel="00963382">
          <w:rPr>
            <w:rFonts w:ascii="Times New Roman" w:hAnsi="Times New Roman" w:cs="Times New Roman"/>
            <w:sz w:val="26"/>
            <w:szCs w:val="26"/>
          </w:rPr>
          <w:delText xml:space="preserve">, người dân được lưu lại </w:delText>
        </w:r>
      </w:del>
      <w:r w:rsidRPr="008A47D7">
        <w:rPr>
          <w:rFonts w:ascii="Times New Roman" w:hAnsi="Times New Roman" w:cs="Times New Roman"/>
          <w:sz w:val="26"/>
          <w:szCs w:val="26"/>
        </w:rPr>
        <w:t xml:space="preserve">các quyết định xử phạt </w:t>
      </w:r>
      <w:ins w:id="245" w:author="nguyendinhloi" w:date="2020-03-12T11:12:00Z">
        <w:r w:rsidR="00963382">
          <w:rPr>
            <w:rFonts w:ascii="Times New Roman" w:hAnsi="Times New Roman" w:cs="Times New Roman"/>
            <w:sz w:val="26"/>
            <w:szCs w:val="26"/>
          </w:rPr>
          <w:t>và tình trạng thanh toán (</w:t>
        </w:r>
      </w:ins>
      <w:r w:rsidRPr="008A47D7">
        <w:rPr>
          <w:rFonts w:ascii="Times New Roman" w:hAnsi="Times New Roman" w:cs="Times New Roman"/>
          <w:sz w:val="26"/>
          <w:szCs w:val="26"/>
        </w:rPr>
        <w:t>chưa thanh toán hoặc đã thanh toán</w:t>
      </w:r>
      <w:ins w:id="246" w:author="nguyendinhloi" w:date="2020-03-12T11:13:00Z">
        <w:r w:rsidR="00963382">
          <w:rPr>
            <w:rFonts w:ascii="Times New Roman" w:hAnsi="Times New Roman" w:cs="Times New Roman"/>
            <w:sz w:val="26"/>
            <w:szCs w:val="26"/>
          </w:rPr>
          <w:t>)</w:t>
        </w:r>
      </w:ins>
      <w:r w:rsidRPr="008A47D7">
        <w:rPr>
          <w:rFonts w:ascii="Times New Roman" w:hAnsi="Times New Roman" w:cs="Times New Roman"/>
          <w:sz w:val="26"/>
          <w:szCs w:val="26"/>
        </w:rPr>
        <w:t xml:space="preserve">. </w:t>
      </w:r>
      <w:del w:id="247" w:author="nguyendinhloi" w:date="2020-03-12T11:15:00Z">
        <w:r w:rsidRPr="008A47D7" w:rsidDel="007D6B92">
          <w:rPr>
            <w:rFonts w:ascii="Times New Roman" w:hAnsi="Times New Roman" w:cs="Times New Roman"/>
            <w:sz w:val="26"/>
            <w:szCs w:val="26"/>
          </w:rPr>
          <w:delText>Trong trường hợp người dùng tắt trình duyệt, lần sau đăng nhập lại các thông tin về quyết định xử phạt vẫn được lưu lại, người dân không cần phải tra cứu lại</w:delText>
        </w:r>
      </w:del>
    </w:p>
    <w:p w:rsidR="00EF5A46" w:rsidRPr="008A47D7" w:rsidRDefault="00EF5A46" w:rsidP="00EF5A46">
      <w:p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ab/>
        <w:t xml:space="preserve">Hệ thống </w:t>
      </w:r>
      <w:del w:id="248" w:author="nguyendinhloi" w:date="2020-03-12T11:15:00Z">
        <w:r w:rsidRPr="008A47D7" w:rsidDel="00CF7A05">
          <w:rPr>
            <w:rFonts w:ascii="Times New Roman" w:hAnsi="Times New Roman" w:cs="Times New Roman"/>
            <w:sz w:val="26"/>
            <w:szCs w:val="26"/>
          </w:rPr>
          <w:delText>mặc định check</w:delText>
        </w:r>
      </w:del>
      <w:ins w:id="249" w:author="nguyendinhloi" w:date="2020-03-12T11:15:00Z">
        <w:r w:rsidR="00CF7A05">
          <w:rPr>
            <w:rFonts w:ascii="Times New Roman" w:hAnsi="Times New Roman" w:cs="Times New Roman"/>
            <w:sz w:val="26"/>
            <w:szCs w:val="26"/>
          </w:rPr>
          <w:t>lựa chọn</w:t>
        </w:r>
      </w:ins>
      <w:r w:rsidRPr="008A47D7">
        <w:rPr>
          <w:rFonts w:ascii="Times New Roman" w:hAnsi="Times New Roman" w:cs="Times New Roman"/>
          <w:sz w:val="26"/>
          <w:szCs w:val="26"/>
        </w:rPr>
        <w:t xml:space="preserve"> </w:t>
      </w:r>
      <w:r w:rsidRPr="00CF7A05">
        <w:rPr>
          <w:rFonts w:ascii="Times New Roman" w:hAnsi="Times New Roman" w:cs="Times New Roman"/>
          <w:b/>
          <w:i/>
          <w:sz w:val="26"/>
          <w:szCs w:val="26"/>
          <w:rPrChange w:id="250" w:author="nguyendinhloi" w:date="2020-03-12T11:15:00Z">
            <w:rPr>
              <w:rFonts w:ascii="Times New Roman" w:hAnsi="Times New Roman" w:cs="Times New Roman"/>
              <w:sz w:val="26"/>
              <w:szCs w:val="26"/>
            </w:rPr>
          </w:rPrChange>
        </w:rPr>
        <w:t xml:space="preserve">[Nhận kết quả tại nhà qua </w:t>
      </w:r>
      <w:del w:id="251" w:author="nguyendinhloi" w:date="2020-03-12T11:15:00Z">
        <w:r w:rsidRPr="00CF7A05" w:rsidDel="00CF7A05">
          <w:rPr>
            <w:rFonts w:ascii="Times New Roman" w:hAnsi="Times New Roman" w:cs="Times New Roman"/>
            <w:b/>
            <w:i/>
            <w:sz w:val="26"/>
            <w:szCs w:val="26"/>
            <w:rPrChange w:id="252" w:author="nguyendinhloi" w:date="2020-03-12T11:15:00Z">
              <w:rPr>
                <w:rFonts w:ascii="Times New Roman" w:hAnsi="Times New Roman" w:cs="Times New Roman"/>
                <w:sz w:val="26"/>
                <w:szCs w:val="26"/>
              </w:rPr>
            </w:rPrChange>
          </w:rPr>
          <w:delText>Vnpost</w:delText>
        </w:r>
      </w:del>
      <w:ins w:id="253" w:author="nguyendinhloi" w:date="2020-03-12T11:16:00Z">
        <w:r w:rsidR="00CF7A05">
          <w:rPr>
            <w:rFonts w:ascii="Times New Roman" w:hAnsi="Times New Roman" w:cs="Times New Roman"/>
            <w:b/>
            <w:i/>
            <w:sz w:val="26"/>
            <w:szCs w:val="26"/>
          </w:rPr>
          <w:t>VNPost</w:t>
        </w:r>
      </w:ins>
      <w:r w:rsidRPr="00CF7A05">
        <w:rPr>
          <w:rFonts w:ascii="Times New Roman" w:hAnsi="Times New Roman" w:cs="Times New Roman"/>
          <w:b/>
          <w:i/>
          <w:sz w:val="26"/>
          <w:szCs w:val="26"/>
          <w:rPrChange w:id="254" w:author="nguyendinhloi" w:date="2020-03-12T11:15:00Z">
            <w:rPr>
              <w:rFonts w:ascii="Times New Roman" w:hAnsi="Times New Roman" w:cs="Times New Roman"/>
              <w:sz w:val="26"/>
              <w:szCs w:val="26"/>
            </w:rPr>
          </w:rPrChange>
        </w:rPr>
        <w:t>]</w:t>
      </w:r>
      <w:r w:rsidRPr="008A47D7">
        <w:rPr>
          <w:rFonts w:ascii="Times New Roman" w:hAnsi="Times New Roman" w:cs="Times New Roman"/>
          <w:sz w:val="26"/>
          <w:szCs w:val="26"/>
        </w:rPr>
        <w:t xml:space="preserve">, người dân bấm nút </w:t>
      </w:r>
      <w:r w:rsidRPr="00CF7A05">
        <w:rPr>
          <w:rFonts w:ascii="Times New Roman" w:hAnsi="Times New Roman" w:cs="Times New Roman"/>
          <w:b/>
          <w:i/>
          <w:sz w:val="26"/>
          <w:szCs w:val="26"/>
          <w:rPrChange w:id="255" w:author="nguyendinhloi" w:date="2020-03-12T11:16:00Z">
            <w:rPr>
              <w:rFonts w:ascii="Times New Roman" w:hAnsi="Times New Roman" w:cs="Times New Roman"/>
              <w:sz w:val="26"/>
              <w:szCs w:val="26"/>
            </w:rPr>
          </w:rPrChange>
        </w:rPr>
        <w:t>[Thanh toán]</w:t>
      </w:r>
      <w:r w:rsidRPr="008A47D7">
        <w:rPr>
          <w:rFonts w:ascii="Times New Roman" w:hAnsi="Times New Roman" w:cs="Times New Roman"/>
          <w:sz w:val="26"/>
          <w:szCs w:val="26"/>
        </w:rPr>
        <w:t>, hệ thống hiển thị màn hình thông tin nhận kết quả tại nhà như sau:</w:t>
      </w:r>
    </w:p>
    <w:p w:rsidR="00EF5A46" w:rsidRPr="008A47D7" w:rsidRDefault="00EF5A46" w:rsidP="00EF5A46">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lastRenderedPageBreak/>
        <w:drawing>
          <wp:inline distT="0" distB="0" distL="0" distR="0">
            <wp:extent cx="5761355" cy="47574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61355" cy="4757420"/>
                    </a:xfrm>
                    <a:prstGeom prst="rect">
                      <a:avLst/>
                    </a:prstGeom>
                  </pic:spPr>
                </pic:pic>
              </a:graphicData>
            </a:graphic>
          </wp:inline>
        </w:drawing>
      </w:r>
    </w:p>
    <w:p w:rsidR="00EF5A46" w:rsidRPr="008A47D7" w:rsidRDefault="00EF5A46" w:rsidP="00EF5A46">
      <w:pPr>
        <w:pStyle w:val="ListParagraph"/>
        <w:numPr>
          <w:ilvl w:val="0"/>
          <w:numId w:val="38"/>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Các thông tin cá nhân được lấy từ thông tin tài khoản</w:t>
      </w:r>
      <w:del w:id="256" w:author="nguyendinhloi" w:date="2020-03-12T11:16:00Z">
        <w:r w:rsidRPr="008A47D7" w:rsidDel="00CF7A05">
          <w:rPr>
            <w:rFonts w:ascii="Times New Roman" w:hAnsi="Times New Roman" w:cs="Times New Roman"/>
            <w:sz w:val="26"/>
            <w:szCs w:val="26"/>
          </w:rPr>
          <w:delText xml:space="preserve"> và không được sửa để đảm bảo chính chủ</w:delText>
        </w:r>
      </w:del>
      <w:ins w:id="257" w:author="nguyendinhloi" w:date="2020-03-12T11:16:00Z">
        <w:r w:rsidR="00CF7A05">
          <w:rPr>
            <w:rFonts w:ascii="Times New Roman" w:hAnsi="Times New Roman" w:cs="Times New Roman"/>
            <w:sz w:val="26"/>
            <w:szCs w:val="26"/>
          </w:rPr>
          <w:t>;</w:t>
        </w:r>
      </w:ins>
    </w:p>
    <w:p w:rsidR="00EF5A46" w:rsidRPr="008A47D7" w:rsidRDefault="00EF5A46" w:rsidP="00EF5A46">
      <w:pPr>
        <w:pStyle w:val="ListParagraph"/>
        <w:numPr>
          <w:ilvl w:val="0"/>
          <w:numId w:val="38"/>
        </w:numPr>
        <w:spacing w:before="120" w:after="120" w:line="276" w:lineRule="auto"/>
        <w:jc w:val="both"/>
        <w:rPr>
          <w:rFonts w:ascii="Times New Roman" w:hAnsi="Times New Roman" w:cs="Times New Roman"/>
          <w:sz w:val="26"/>
          <w:szCs w:val="26"/>
        </w:rPr>
      </w:pPr>
      <w:r w:rsidRPr="008A47D7">
        <w:rPr>
          <w:rFonts w:ascii="Times New Roman" w:hAnsi="Times New Roman" w:cs="Times New Roman"/>
          <w:sz w:val="26"/>
          <w:szCs w:val="26"/>
        </w:rPr>
        <w:t xml:space="preserve">Thông tin địa chỉ </w:t>
      </w:r>
      <w:del w:id="258" w:author="nguyendinhloi" w:date="2020-03-12T11:17:00Z">
        <w:r w:rsidRPr="008A47D7" w:rsidDel="00CF7A05">
          <w:rPr>
            <w:rFonts w:ascii="Times New Roman" w:hAnsi="Times New Roman" w:cs="Times New Roman"/>
            <w:sz w:val="26"/>
            <w:szCs w:val="26"/>
          </w:rPr>
          <w:delText>nhận được lấy từ thông tin tài khoản</w:delText>
        </w:r>
      </w:del>
      <w:ins w:id="259" w:author="nguyendinhloi" w:date="2020-03-12T11:17:00Z">
        <w:r w:rsidR="00CF7A05">
          <w:rPr>
            <w:rFonts w:ascii="Times New Roman" w:hAnsi="Times New Roman" w:cs="Times New Roman"/>
            <w:sz w:val="26"/>
            <w:szCs w:val="26"/>
          </w:rPr>
          <w:t xml:space="preserve">mặc định là thông tin người dùng đã khai báo trong Tài khoản. Người dùng có thể thay đổi địa chỉ nhận theo </w:t>
        </w:r>
      </w:ins>
      <w:del w:id="260" w:author="nguyendinhloi" w:date="2020-03-12T11:17:00Z">
        <w:r w:rsidRPr="008A47D7" w:rsidDel="00CF7A05">
          <w:rPr>
            <w:rFonts w:ascii="Times New Roman" w:hAnsi="Times New Roman" w:cs="Times New Roman"/>
            <w:sz w:val="26"/>
            <w:szCs w:val="26"/>
          </w:rPr>
          <w:delText xml:space="preserve"> và cho sửa để phù hợp với </w:delText>
        </w:r>
      </w:del>
      <w:r w:rsidRPr="008A47D7">
        <w:rPr>
          <w:rFonts w:ascii="Times New Roman" w:hAnsi="Times New Roman" w:cs="Times New Roman"/>
          <w:sz w:val="26"/>
          <w:szCs w:val="26"/>
        </w:rPr>
        <w:t xml:space="preserve">nhu cầu </w:t>
      </w:r>
      <w:del w:id="261" w:author="nguyendinhloi" w:date="2020-03-12T11:17:00Z">
        <w:r w:rsidRPr="008A47D7" w:rsidDel="00CF7A05">
          <w:rPr>
            <w:rFonts w:ascii="Times New Roman" w:hAnsi="Times New Roman" w:cs="Times New Roman"/>
            <w:sz w:val="26"/>
            <w:szCs w:val="26"/>
          </w:rPr>
          <w:delText>nhận của người dân</w:delText>
        </w:r>
      </w:del>
      <w:ins w:id="262" w:author="nguyendinhloi" w:date="2020-03-12T11:17:00Z">
        <w:r w:rsidR="00CF7A05">
          <w:rPr>
            <w:rFonts w:ascii="Times New Roman" w:hAnsi="Times New Roman" w:cs="Times New Roman"/>
            <w:sz w:val="26"/>
            <w:szCs w:val="26"/>
          </w:rPr>
          <w:t>của mình.</w:t>
        </w:r>
      </w:ins>
    </w:p>
    <w:p w:rsidR="00ED54AB" w:rsidRPr="008A47D7" w:rsidRDefault="00EF5A46" w:rsidP="00EF5A46">
      <w:pPr>
        <w:spacing w:before="120" w:after="120" w:line="276" w:lineRule="auto"/>
        <w:ind w:firstLine="360"/>
        <w:jc w:val="both"/>
        <w:rPr>
          <w:rFonts w:ascii="Times New Roman" w:hAnsi="Times New Roman" w:cs="Times New Roman"/>
          <w:sz w:val="26"/>
          <w:szCs w:val="26"/>
        </w:rPr>
      </w:pPr>
      <w:r w:rsidRPr="008A47D7">
        <w:rPr>
          <w:rFonts w:ascii="Times New Roman" w:hAnsi="Times New Roman" w:cs="Times New Roman"/>
          <w:sz w:val="26"/>
          <w:szCs w:val="26"/>
        </w:rPr>
        <w:t xml:space="preserve">Người dân bấm </w:t>
      </w:r>
      <w:r w:rsidRPr="00BA3D86">
        <w:rPr>
          <w:rFonts w:ascii="Times New Roman" w:hAnsi="Times New Roman" w:cs="Times New Roman"/>
          <w:b/>
          <w:i/>
          <w:sz w:val="26"/>
          <w:szCs w:val="26"/>
          <w:rPrChange w:id="263" w:author="nguyendinhloi" w:date="2020-03-12T11:18:00Z">
            <w:rPr>
              <w:rFonts w:ascii="Times New Roman" w:hAnsi="Times New Roman" w:cs="Times New Roman"/>
              <w:sz w:val="26"/>
              <w:szCs w:val="26"/>
            </w:rPr>
          </w:rPrChange>
        </w:rPr>
        <w:t>[Tiếp tục thanh toán]</w:t>
      </w:r>
      <w:r w:rsidRPr="008A47D7">
        <w:rPr>
          <w:rFonts w:ascii="Times New Roman" w:hAnsi="Times New Roman" w:cs="Times New Roman"/>
          <w:sz w:val="26"/>
          <w:szCs w:val="26"/>
        </w:rPr>
        <w:t>, hệ th</w:t>
      </w:r>
      <w:r w:rsidR="00ED54AB" w:rsidRPr="008A47D7">
        <w:rPr>
          <w:rFonts w:ascii="Times New Roman" w:hAnsi="Times New Roman" w:cs="Times New Roman"/>
          <w:sz w:val="26"/>
          <w:szCs w:val="26"/>
        </w:rPr>
        <w:t xml:space="preserve">ống chuyển sang giao diện </w:t>
      </w:r>
      <w:ins w:id="264" w:author="nguyendinhloi" w:date="2020-03-12T11:18:00Z">
        <w:r w:rsidR="00BA3D86">
          <w:rPr>
            <w:rFonts w:ascii="Times New Roman" w:hAnsi="Times New Roman" w:cs="Times New Roman"/>
            <w:sz w:val="26"/>
            <w:szCs w:val="26"/>
          </w:rPr>
          <w:t xml:space="preserve">của Nền tảng thanh toán của Cổng </w:t>
        </w:r>
        <w:r w:rsidR="00BA3D86">
          <w:rPr>
            <w:rFonts w:ascii="Times New Roman" w:hAnsi="Times New Roman" w:cs="Times New Roman"/>
            <w:sz w:val="26"/>
            <w:szCs w:val="26"/>
          </w:rPr>
          <w:t>Dịch vụ công quốc gia</w:t>
        </w:r>
        <w:r w:rsidR="00BA3D86">
          <w:rPr>
            <w:rFonts w:ascii="Times New Roman" w:hAnsi="Times New Roman" w:cs="Times New Roman"/>
            <w:sz w:val="26"/>
            <w:szCs w:val="26"/>
          </w:rPr>
          <w:t xml:space="preserve"> </w:t>
        </w:r>
      </w:ins>
      <w:r w:rsidR="00ED54AB" w:rsidRPr="008A47D7">
        <w:rPr>
          <w:rFonts w:ascii="Times New Roman" w:hAnsi="Times New Roman" w:cs="Times New Roman"/>
          <w:sz w:val="26"/>
          <w:szCs w:val="26"/>
        </w:rPr>
        <w:t xml:space="preserve">để </w:t>
      </w:r>
      <w:del w:id="265" w:author="nguyendinhloi" w:date="2020-03-12T11:18:00Z">
        <w:r w:rsidR="00ED54AB" w:rsidRPr="008A47D7" w:rsidDel="00BA3D86">
          <w:rPr>
            <w:rFonts w:ascii="Times New Roman" w:hAnsi="Times New Roman" w:cs="Times New Roman"/>
            <w:sz w:val="26"/>
            <w:szCs w:val="26"/>
          </w:rPr>
          <w:delText>người dân</w:delText>
        </w:r>
      </w:del>
      <w:ins w:id="266" w:author="nguyendinhloi" w:date="2020-03-12T11:18:00Z">
        <w:r w:rsidR="00BA3D86">
          <w:rPr>
            <w:rFonts w:ascii="Times New Roman" w:hAnsi="Times New Roman" w:cs="Times New Roman"/>
            <w:sz w:val="26"/>
            <w:szCs w:val="26"/>
          </w:rPr>
          <w:t>lựa</w:t>
        </w:r>
      </w:ins>
      <w:r w:rsidR="00ED54AB" w:rsidRPr="008A47D7">
        <w:rPr>
          <w:rFonts w:ascii="Times New Roman" w:hAnsi="Times New Roman" w:cs="Times New Roman"/>
          <w:sz w:val="26"/>
          <w:szCs w:val="26"/>
        </w:rPr>
        <w:t xml:space="preserve"> chọn ngân hàng</w:t>
      </w:r>
      <w:ins w:id="267" w:author="nguyendinhloi" w:date="2020-03-12T11:18:00Z">
        <w:r w:rsidR="00BA3D86">
          <w:rPr>
            <w:rFonts w:ascii="Times New Roman" w:hAnsi="Times New Roman" w:cs="Times New Roman"/>
            <w:sz w:val="26"/>
            <w:szCs w:val="26"/>
          </w:rPr>
          <w:t>, trung gian</w:t>
        </w:r>
      </w:ins>
      <w:r w:rsidR="00ED54AB" w:rsidRPr="008A47D7">
        <w:rPr>
          <w:rFonts w:ascii="Times New Roman" w:hAnsi="Times New Roman" w:cs="Times New Roman"/>
          <w:sz w:val="26"/>
          <w:szCs w:val="26"/>
        </w:rPr>
        <w:t xml:space="preserve"> thanh toán như sau:</w:t>
      </w:r>
    </w:p>
    <w:p w:rsidR="00ED54AB" w:rsidRPr="008A47D7" w:rsidRDefault="00ED54AB" w:rsidP="00ED54AB">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drawing>
          <wp:inline distT="0" distB="0" distL="0" distR="0">
            <wp:extent cx="5761355"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1355" cy="2647950"/>
                    </a:xfrm>
                    <a:prstGeom prst="rect">
                      <a:avLst/>
                    </a:prstGeom>
                  </pic:spPr>
                </pic:pic>
              </a:graphicData>
            </a:graphic>
          </wp:inline>
        </w:drawing>
      </w:r>
    </w:p>
    <w:p w:rsidR="00ED54AB" w:rsidRPr="008A47D7" w:rsidDel="00BA3D86" w:rsidRDefault="00BA3D86" w:rsidP="00ED54AB">
      <w:pPr>
        <w:spacing w:before="120" w:after="120" w:line="276" w:lineRule="auto"/>
        <w:ind w:firstLine="720"/>
        <w:jc w:val="both"/>
        <w:rPr>
          <w:del w:id="268" w:author="nguyendinhloi" w:date="2020-03-12T11:19:00Z"/>
          <w:rFonts w:ascii="Times New Roman" w:hAnsi="Times New Roman" w:cs="Times New Roman"/>
          <w:sz w:val="26"/>
          <w:szCs w:val="26"/>
        </w:rPr>
      </w:pPr>
      <w:ins w:id="269" w:author="nguyendinhloi" w:date="2020-03-12T11:19:00Z">
        <w:r>
          <w:rPr>
            <w:rFonts w:ascii="Times New Roman" w:hAnsi="Times New Roman" w:cs="Times New Roman"/>
            <w:sz w:val="26"/>
            <w:szCs w:val="26"/>
          </w:rPr>
          <w:lastRenderedPageBreak/>
          <w:t>Các bước tiếp theo thực hiện tương tự tại Mục II.2.</w:t>
        </w:r>
      </w:ins>
      <w:del w:id="270" w:author="nguyendinhloi" w:date="2020-03-12T11:19:00Z">
        <w:r w:rsidR="00ED54AB" w:rsidRPr="008A47D7" w:rsidDel="00BA3D86">
          <w:rPr>
            <w:rFonts w:ascii="Times New Roman" w:hAnsi="Times New Roman" w:cs="Times New Roman"/>
            <w:sz w:val="26"/>
            <w:szCs w:val="26"/>
          </w:rPr>
          <w:delText>Người dân thực hiện chọn ngân hàng mà mình có tài khoản, sau đó bấm nút [Thanh toán]</w:delText>
        </w:r>
      </w:del>
    </w:p>
    <w:p w:rsidR="00ED54AB" w:rsidRPr="008A47D7" w:rsidDel="00BA3D86" w:rsidRDefault="00ED54AB" w:rsidP="00ED54AB">
      <w:pPr>
        <w:spacing w:before="120" w:after="120" w:line="276" w:lineRule="auto"/>
        <w:jc w:val="both"/>
        <w:rPr>
          <w:del w:id="271" w:author="nguyendinhloi" w:date="2020-03-12T11:19:00Z"/>
          <w:rFonts w:ascii="Times New Roman" w:hAnsi="Times New Roman" w:cs="Times New Roman"/>
          <w:sz w:val="26"/>
          <w:szCs w:val="26"/>
        </w:rPr>
      </w:pPr>
      <w:del w:id="272" w:author="nguyendinhloi" w:date="2020-03-12T11:19:00Z">
        <w:r w:rsidRPr="008A47D7" w:rsidDel="00BA3D86">
          <w:rPr>
            <w:rFonts w:ascii="Times New Roman" w:hAnsi="Times New Roman" w:cs="Times New Roman"/>
            <w:noProof/>
            <w:sz w:val="26"/>
            <w:szCs w:val="26"/>
          </w:rPr>
          <w:drawing>
            <wp:inline distT="0" distB="0" distL="0" distR="0">
              <wp:extent cx="5761355" cy="3244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1355" cy="3244215"/>
                      </a:xfrm>
                      <a:prstGeom prst="rect">
                        <a:avLst/>
                      </a:prstGeom>
                    </pic:spPr>
                  </pic:pic>
                </a:graphicData>
              </a:graphic>
            </wp:inline>
          </w:drawing>
        </w:r>
      </w:del>
    </w:p>
    <w:p w:rsidR="00ED54AB" w:rsidRPr="008A47D7" w:rsidDel="00BA3D86" w:rsidRDefault="00ED54AB" w:rsidP="00ED54AB">
      <w:pPr>
        <w:spacing w:before="120" w:after="120" w:line="276" w:lineRule="auto"/>
        <w:ind w:firstLine="720"/>
        <w:jc w:val="both"/>
        <w:rPr>
          <w:del w:id="273" w:author="nguyendinhloi" w:date="2020-03-12T11:19:00Z"/>
          <w:rFonts w:ascii="Times New Roman" w:hAnsi="Times New Roman" w:cs="Times New Roman"/>
          <w:sz w:val="26"/>
          <w:szCs w:val="26"/>
        </w:rPr>
      </w:pPr>
      <w:del w:id="274" w:author="nguyendinhloi" w:date="2020-03-12T11:19:00Z">
        <w:r w:rsidRPr="008A47D7" w:rsidDel="00BA3D86">
          <w:rPr>
            <w:rFonts w:ascii="Times New Roman" w:hAnsi="Times New Roman" w:cs="Times New Roman"/>
            <w:sz w:val="26"/>
            <w:szCs w:val="26"/>
          </w:rPr>
          <w:delText>Hệ thống hiển thị màn hình để nhập thông tin thẻ ngân hàng như sau:</w:delText>
        </w:r>
      </w:del>
    </w:p>
    <w:p w:rsidR="00ED54AB" w:rsidRPr="008A47D7" w:rsidDel="00BA3D86" w:rsidRDefault="00ED54AB" w:rsidP="00ED54AB">
      <w:pPr>
        <w:spacing w:before="120" w:after="120" w:line="276" w:lineRule="auto"/>
        <w:jc w:val="both"/>
        <w:rPr>
          <w:del w:id="275" w:author="nguyendinhloi" w:date="2020-03-12T11:19:00Z"/>
          <w:rFonts w:ascii="Times New Roman" w:hAnsi="Times New Roman" w:cs="Times New Roman"/>
          <w:sz w:val="26"/>
          <w:szCs w:val="26"/>
        </w:rPr>
      </w:pPr>
      <w:del w:id="276" w:author="nguyendinhloi" w:date="2020-03-12T11:19:00Z">
        <w:r w:rsidRPr="008A47D7" w:rsidDel="00BA3D86">
          <w:rPr>
            <w:rFonts w:ascii="Times New Roman" w:hAnsi="Times New Roman" w:cs="Times New Roman"/>
            <w:noProof/>
            <w:sz w:val="26"/>
            <w:szCs w:val="26"/>
          </w:rPr>
          <w:drawing>
            <wp:inline distT="0" distB="0" distL="0" distR="0">
              <wp:extent cx="5761355" cy="2733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1355" cy="2733040"/>
                      </a:xfrm>
                      <a:prstGeom prst="rect">
                        <a:avLst/>
                      </a:prstGeom>
                    </pic:spPr>
                  </pic:pic>
                </a:graphicData>
              </a:graphic>
            </wp:inline>
          </w:drawing>
        </w:r>
      </w:del>
    </w:p>
    <w:p w:rsidR="00ED54AB" w:rsidRPr="008A47D7" w:rsidDel="00BA3D86" w:rsidRDefault="00ED54AB" w:rsidP="00ED54AB">
      <w:pPr>
        <w:spacing w:before="120" w:after="120" w:line="276" w:lineRule="auto"/>
        <w:ind w:firstLine="720"/>
        <w:jc w:val="both"/>
        <w:rPr>
          <w:del w:id="277" w:author="nguyendinhloi" w:date="2020-03-12T11:19:00Z"/>
          <w:rFonts w:ascii="Times New Roman" w:hAnsi="Times New Roman" w:cs="Times New Roman"/>
          <w:sz w:val="26"/>
          <w:szCs w:val="26"/>
        </w:rPr>
      </w:pPr>
      <w:del w:id="278" w:author="nguyendinhloi" w:date="2020-03-12T11:19:00Z">
        <w:r w:rsidRPr="008A47D7" w:rsidDel="00BA3D86">
          <w:rPr>
            <w:rFonts w:ascii="Times New Roman" w:hAnsi="Times New Roman" w:cs="Times New Roman"/>
            <w:sz w:val="26"/>
            <w:szCs w:val="26"/>
          </w:rPr>
          <w:delText>Người dân nhập thông tin thẻ ngân hàng và bấm nút thanh toán, hệ thống chuyển sang màn hình để người dân nhập tài khoản internetbanking</w:delText>
        </w:r>
      </w:del>
    </w:p>
    <w:p w:rsidR="00ED54AB" w:rsidRPr="008A47D7" w:rsidDel="00BA3D86" w:rsidRDefault="00ED54AB" w:rsidP="00ED54AB">
      <w:pPr>
        <w:spacing w:before="120" w:after="120" w:line="276" w:lineRule="auto"/>
        <w:jc w:val="both"/>
        <w:rPr>
          <w:del w:id="279" w:author="nguyendinhloi" w:date="2020-03-12T11:19:00Z"/>
          <w:rFonts w:ascii="Times New Roman" w:hAnsi="Times New Roman" w:cs="Times New Roman"/>
          <w:sz w:val="26"/>
          <w:szCs w:val="26"/>
        </w:rPr>
      </w:pPr>
      <w:del w:id="280" w:author="nguyendinhloi" w:date="2020-03-12T11:19:00Z">
        <w:r w:rsidRPr="008A47D7" w:rsidDel="00BA3D86">
          <w:rPr>
            <w:rFonts w:ascii="Times New Roman" w:hAnsi="Times New Roman" w:cs="Times New Roman"/>
            <w:noProof/>
            <w:sz w:val="26"/>
            <w:szCs w:val="26"/>
          </w:rPr>
          <w:drawing>
            <wp:inline distT="0" distB="0" distL="0" distR="0">
              <wp:extent cx="5761355" cy="2741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1355" cy="2741295"/>
                      </a:xfrm>
                      <a:prstGeom prst="rect">
                        <a:avLst/>
                      </a:prstGeom>
                    </pic:spPr>
                  </pic:pic>
                </a:graphicData>
              </a:graphic>
            </wp:inline>
          </w:drawing>
        </w:r>
      </w:del>
    </w:p>
    <w:p w:rsidR="00ED54AB" w:rsidRPr="008A47D7" w:rsidDel="00BA3D86" w:rsidRDefault="00ED54AB" w:rsidP="00ED54AB">
      <w:pPr>
        <w:spacing w:before="120" w:after="120" w:line="276" w:lineRule="auto"/>
        <w:ind w:firstLine="720"/>
        <w:jc w:val="both"/>
        <w:rPr>
          <w:del w:id="281" w:author="nguyendinhloi" w:date="2020-03-12T11:19:00Z"/>
          <w:rFonts w:ascii="Times New Roman" w:hAnsi="Times New Roman" w:cs="Times New Roman"/>
          <w:sz w:val="26"/>
          <w:szCs w:val="26"/>
        </w:rPr>
      </w:pPr>
      <w:del w:id="282" w:author="nguyendinhloi" w:date="2020-03-12T11:19:00Z">
        <w:r w:rsidRPr="008A47D7" w:rsidDel="00BA3D86">
          <w:rPr>
            <w:rFonts w:ascii="Times New Roman" w:hAnsi="Times New Roman" w:cs="Times New Roman"/>
            <w:sz w:val="26"/>
            <w:szCs w:val="26"/>
          </w:rPr>
          <w:delText>Người dân nhập tài khoản internetbanking để đăng nhập, khi đó hệ thống hiển thị màn hình để người dân xác nhận thanh toán như sau:</w:delText>
        </w:r>
      </w:del>
    </w:p>
    <w:p w:rsidR="00ED54AB" w:rsidRPr="008A47D7" w:rsidDel="00BA3D86" w:rsidRDefault="00ED54AB" w:rsidP="00ED54AB">
      <w:pPr>
        <w:spacing w:before="120" w:after="120" w:line="276" w:lineRule="auto"/>
        <w:jc w:val="both"/>
        <w:rPr>
          <w:del w:id="283" w:author="nguyendinhloi" w:date="2020-03-12T11:19:00Z"/>
          <w:rFonts w:ascii="Times New Roman" w:hAnsi="Times New Roman" w:cs="Times New Roman"/>
          <w:sz w:val="26"/>
          <w:szCs w:val="26"/>
        </w:rPr>
      </w:pPr>
      <w:del w:id="284" w:author="nguyendinhloi" w:date="2020-03-12T11:19:00Z">
        <w:r w:rsidRPr="008A47D7" w:rsidDel="00BA3D86">
          <w:rPr>
            <w:rFonts w:ascii="Times New Roman" w:hAnsi="Times New Roman" w:cs="Times New Roman"/>
            <w:noProof/>
            <w:sz w:val="26"/>
            <w:szCs w:val="26"/>
          </w:rPr>
          <w:drawing>
            <wp:inline distT="0" distB="0" distL="0" distR="0">
              <wp:extent cx="5761355" cy="2670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1355" cy="2670175"/>
                      </a:xfrm>
                      <a:prstGeom prst="rect">
                        <a:avLst/>
                      </a:prstGeom>
                    </pic:spPr>
                  </pic:pic>
                </a:graphicData>
              </a:graphic>
            </wp:inline>
          </w:drawing>
        </w:r>
      </w:del>
    </w:p>
    <w:p w:rsidR="00ED54AB" w:rsidRPr="008A47D7" w:rsidDel="00BA3D86" w:rsidRDefault="00ED54AB" w:rsidP="00EF5A46">
      <w:pPr>
        <w:spacing w:before="120" w:after="120" w:line="276" w:lineRule="auto"/>
        <w:ind w:firstLine="720"/>
        <w:jc w:val="both"/>
        <w:rPr>
          <w:del w:id="285" w:author="nguyendinhloi" w:date="2020-03-12T11:19:00Z"/>
          <w:rFonts w:ascii="Times New Roman" w:hAnsi="Times New Roman" w:cs="Times New Roman"/>
          <w:sz w:val="26"/>
          <w:szCs w:val="26"/>
        </w:rPr>
      </w:pPr>
      <w:del w:id="286" w:author="nguyendinhloi" w:date="2020-03-12T11:19:00Z">
        <w:r w:rsidRPr="008A47D7" w:rsidDel="00BA3D86">
          <w:rPr>
            <w:rFonts w:ascii="Times New Roman" w:hAnsi="Times New Roman" w:cs="Times New Roman"/>
            <w:sz w:val="26"/>
            <w:szCs w:val="26"/>
          </w:rPr>
          <w:delText>Người dân thực hiện xác nhận việc thanh toán, sau khi xác nhận thanh toán thành công, người dân sẽ nhận được thông báo đã</w:delText>
        </w:r>
        <w:r w:rsidR="00680B4C" w:rsidRPr="008A47D7" w:rsidDel="00BA3D86">
          <w:rPr>
            <w:rFonts w:ascii="Times New Roman" w:hAnsi="Times New Roman" w:cs="Times New Roman"/>
            <w:sz w:val="26"/>
            <w:szCs w:val="26"/>
          </w:rPr>
          <w:delText xml:space="preserve"> thanh toán thành công và đợi Bưu điện Việt Nam mang giấy tờ tạm giữ tới nhà, Bưu điện Việt Nam sẽ thu cước phí vận chuyển tại nhà.</w:delText>
        </w:r>
      </w:del>
    </w:p>
    <w:p w:rsidR="00BA3D86" w:rsidRDefault="00BA3D86" w:rsidP="00EF5A46">
      <w:pPr>
        <w:spacing w:before="120" w:after="120" w:line="276" w:lineRule="auto"/>
        <w:ind w:firstLine="720"/>
        <w:jc w:val="both"/>
        <w:rPr>
          <w:ins w:id="287" w:author="nguyendinhloi" w:date="2020-03-12T11:19:00Z"/>
          <w:rFonts w:ascii="Times New Roman" w:hAnsi="Times New Roman" w:cs="Times New Roman"/>
          <w:sz w:val="26"/>
          <w:szCs w:val="26"/>
        </w:rPr>
      </w:pPr>
    </w:p>
    <w:p w:rsidR="00EF5A46" w:rsidRPr="008A47D7" w:rsidRDefault="00EF5A46" w:rsidP="00EF5A46">
      <w:pPr>
        <w:spacing w:before="120" w:after="120" w:line="276" w:lineRule="auto"/>
        <w:ind w:firstLine="720"/>
        <w:jc w:val="both"/>
        <w:rPr>
          <w:rFonts w:ascii="Times New Roman" w:hAnsi="Times New Roman" w:cs="Times New Roman"/>
          <w:sz w:val="26"/>
          <w:szCs w:val="26"/>
        </w:rPr>
      </w:pPr>
      <w:del w:id="288" w:author="nguyendinhloi" w:date="2020-03-12T11:19:00Z">
        <w:r w:rsidRPr="008A47D7" w:rsidDel="003C6FED">
          <w:rPr>
            <w:rFonts w:ascii="Times New Roman" w:hAnsi="Times New Roman" w:cs="Times New Roman"/>
            <w:sz w:val="26"/>
            <w:szCs w:val="26"/>
          </w:rPr>
          <w:delText xml:space="preserve">Ngoài ra với </w:delText>
        </w:r>
      </w:del>
      <w:ins w:id="289" w:author="nguyendinhloi" w:date="2020-03-12T11:19:00Z">
        <w:r w:rsidR="003C6FED">
          <w:rPr>
            <w:rFonts w:ascii="Times New Roman" w:hAnsi="Times New Roman" w:cs="Times New Roman"/>
            <w:sz w:val="26"/>
            <w:szCs w:val="26"/>
          </w:rPr>
          <w:t xml:space="preserve">Trong </w:t>
        </w:r>
      </w:ins>
      <w:r w:rsidRPr="008A47D7">
        <w:rPr>
          <w:rFonts w:ascii="Times New Roman" w:hAnsi="Times New Roman" w:cs="Times New Roman"/>
          <w:sz w:val="26"/>
          <w:szCs w:val="26"/>
        </w:rPr>
        <w:t xml:space="preserve">trường hợp thanh toán và nhận kết quả tại nhà người dân có thể quản lý được các lịch sử giao dịch thanh toán bằng cách đăng nhập, chọn </w:t>
      </w:r>
      <w:r w:rsidRPr="003C6FED">
        <w:rPr>
          <w:rFonts w:ascii="Times New Roman" w:hAnsi="Times New Roman" w:cs="Times New Roman"/>
          <w:b/>
          <w:i/>
          <w:sz w:val="26"/>
          <w:szCs w:val="26"/>
          <w:rPrChange w:id="290" w:author="nguyendinhloi" w:date="2020-03-12T11:19:00Z">
            <w:rPr>
              <w:rFonts w:ascii="Times New Roman" w:hAnsi="Times New Roman" w:cs="Times New Roman"/>
              <w:sz w:val="26"/>
              <w:szCs w:val="26"/>
            </w:rPr>
          </w:rPrChange>
        </w:rPr>
        <w:t>[Thông tin cá nhân], chọn tiếp menu [Tiện ích] -&gt; [Nộp phạt giao thông] -&gt; [Lịch sử giao dịch]</w:t>
      </w:r>
      <w:r w:rsidRPr="008A47D7">
        <w:rPr>
          <w:rFonts w:ascii="Times New Roman" w:hAnsi="Times New Roman" w:cs="Times New Roman"/>
          <w:sz w:val="26"/>
          <w:szCs w:val="26"/>
        </w:rPr>
        <w:t xml:space="preserve"> như sau:</w:t>
      </w:r>
    </w:p>
    <w:p w:rsidR="00EF5A46" w:rsidRPr="008A47D7" w:rsidRDefault="00EF5A46" w:rsidP="00EF5A46">
      <w:pPr>
        <w:spacing w:before="120" w:after="120" w:line="276" w:lineRule="auto"/>
        <w:jc w:val="both"/>
        <w:rPr>
          <w:rFonts w:ascii="Times New Roman" w:hAnsi="Times New Roman" w:cs="Times New Roman"/>
          <w:sz w:val="26"/>
          <w:szCs w:val="26"/>
        </w:rPr>
      </w:pPr>
      <w:r w:rsidRPr="008A47D7">
        <w:rPr>
          <w:rFonts w:ascii="Times New Roman" w:hAnsi="Times New Roman" w:cs="Times New Roman"/>
          <w:noProof/>
          <w:sz w:val="26"/>
          <w:szCs w:val="26"/>
        </w:rPr>
        <w:drawing>
          <wp:inline distT="0" distB="0" distL="0" distR="0">
            <wp:extent cx="5761355" cy="2752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61355" cy="2752725"/>
                    </a:xfrm>
                    <a:prstGeom prst="rect">
                      <a:avLst/>
                    </a:prstGeom>
                  </pic:spPr>
                </pic:pic>
              </a:graphicData>
            </a:graphic>
          </wp:inline>
        </w:drawing>
      </w:r>
    </w:p>
    <w:p w:rsidR="00ED54AB" w:rsidRPr="008A47D7" w:rsidRDefault="00ED54AB" w:rsidP="00ED54AB">
      <w:pPr>
        <w:spacing w:before="120" w:after="120" w:line="276" w:lineRule="auto"/>
        <w:jc w:val="both"/>
        <w:rPr>
          <w:rFonts w:ascii="Times New Roman" w:hAnsi="Times New Roman" w:cs="Times New Roman"/>
          <w:sz w:val="26"/>
          <w:szCs w:val="26"/>
        </w:rPr>
      </w:pPr>
    </w:p>
    <w:p w:rsidR="00ED54AB" w:rsidRPr="008A47D7" w:rsidRDefault="00ED54AB" w:rsidP="00ED54AB">
      <w:pPr>
        <w:spacing w:before="120" w:after="120" w:line="276" w:lineRule="auto"/>
        <w:jc w:val="both"/>
        <w:rPr>
          <w:rFonts w:ascii="Times New Roman" w:hAnsi="Times New Roman" w:cs="Times New Roman"/>
          <w:sz w:val="26"/>
          <w:szCs w:val="26"/>
        </w:rPr>
      </w:pPr>
    </w:p>
    <w:p w:rsidR="00F56285" w:rsidRPr="008A47D7" w:rsidRDefault="00F56285" w:rsidP="00F56285">
      <w:pPr>
        <w:spacing w:before="120" w:after="120" w:line="276" w:lineRule="auto"/>
        <w:jc w:val="both"/>
        <w:rPr>
          <w:rFonts w:ascii="Times New Roman" w:hAnsi="Times New Roman" w:cs="Times New Roman"/>
          <w:sz w:val="26"/>
          <w:szCs w:val="26"/>
        </w:rPr>
      </w:pPr>
    </w:p>
    <w:sectPr w:rsidR="00F56285" w:rsidRPr="008A47D7" w:rsidSect="00200C4D">
      <w:headerReference w:type="default" r:id="rId27"/>
      <w:footerReference w:type="default" r:id="rId28"/>
      <w:pgSz w:w="11906" w:h="16838" w:code="9"/>
      <w:pgMar w:top="1138" w:right="1134" w:bottom="1138" w:left="1699"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2DBD" w:rsidRDefault="00962DBD" w:rsidP="00BB00C7">
      <w:pPr>
        <w:spacing w:after="0" w:line="240" w:lineRule="auto"/>
      </w:pPr>
      <w:r>
        <w:separator/>
      </w:r>
    </w:p>
  </w:endnote>
  <w:endnote w:type="continuationSeparator" w:id="0">
    <w:p w:rsidR="00962DBD" w:rsidRDefault="00962DBD" w:rsidP="00BB00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3"/>
      <w:gridCol w:w="2666"/>
    </w:tblGrid>
    <w:tr w:rsidR="001A18A0" w:rsidTr="00D22DB2">
      <w:trPr>
        <w:trHeight w:val="273"/>
      </w:trPr>
      <w:tc>
        <w:tcPr>
          <w:tcW w:w="3565" w:type="pct"/>
          <w:vAlign w:val="center"/>
        </w:tcPr>
        <w:p w:rsidR="001A18A0" w:rsidRDefault="001A18A0" w:rsidP="00BB00C7">
          <w:pPr>
            <w:pStyle w:val="Header"/>
            <w:spacing w:line="276" w:lineRule="auto"/>
          </w:pPr>
        </w:p>
      </w:tc>
      <w:tc>
        <w:tcPr>
          <w:tcW w:w="1435" w:type="pct"/>
          <w:vAlign w:val="center"/>
        </w:tcPr>
        <w:p w:rsidR="001A18A0" w:rsidRDefault="001A18A0" w:rsidP="00BB00C7">
          <w:pPr>
            <w:pStyle w:val="Header"/>
            <w:jc w:val="right"/>
          </w:pPr>
          <w:r w:rsidRPr="00D31F09">
            <w:rPr>
              <w:lang w:val="fr-FR"/>
            </w:rPr>
            <w:t xml:space="preserve">Trang: </w:t>
          </w:r>
          <w:r w:rsidR="00504C34">
            <w:rPr>
              <w:noProof/>
            </w:rPr>
            <w:fldChar w:fldCharType="begin"/>
          </w:r>
          <w:r>
            <w:rPr>
              <w:noProof/>
            </w:rPr>
            <w:instrText xml:space="preserve"> PAGE </w:instrText>
          </w:r>
          <w:r w:rsidR="00504C34">
            <w:rPr>
              <w:noProof/>
            </w:rPr>
            <w:fldChar w:fldCharType="separate"/>
          </w:r>
          <w:r w:rsidR="00DD0AB9">
            <w:rPr>
              <w:noProof/>
            </w:rPr>
            <w:t>1</w:t>
          </w:r>
          <w:r w:rsidR="00504C34">
            <w:rPr>
              <w:noProof/>
            </w:rPr>
            <w:fldChar w:fldCharType="end"/>
          </w:r>
          <w:r w:rsidRPr="00D31F09">
            <w:t>/</w:t>
          </w:r>
          <w:r w:rsidR="00504C34">
            <w:rPr>
              <w:noProof/>
            </w:rPr>
            <w:fldChar w:fldCharType="begin"/>
          </w:r>
          <w:r>
            <w:rPr>
              <w:noProof/>
            </w:rPr>
            <w:instrText xml:space="preserve"> NUMPAGES </w:instrText>
          </w:r>
          <w:r w:rsidR="00504C34">
            <w:rPr>
              <w:noProof/>
            </w:rPr>
            <w:fldChar w:fldCharType="separate"/>
          </w:r>
          <w:r w:rsidR="00DD0AB9">
            <w:rPr>
              <w:noProof/>
            </w:rPr>
            <w:t>14</w:t>
          </w:r>
          <w:r w:rsidR="00504C34">
            <w:rPr>
              <w:noProof/>
            </w:rPr>
            <w:fldChar w:fldCharType="end"/>
          </w:r>
        </w:p>
      </w:tc>
    </w:tr>
  </w:tbl>
  <w:p w:rsidR="001A18A0" w:rsidRDefault="001A18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2DBD" w:rsidRDefault="00962DBD" w:rsidP="00BB00C7">
      <w:pPr>
        <w:spacing w:after="0" w:line="240" w:lineRule="auto"/>
      </w:pPr>
      <w:r>
        <w:separator/>
      </w:r>
    </w:p>
  </w:footnote>
  <w:footnote w:type="continuationSeparator" w:id="0">
    <w:p w:rsidR="00962DBD" w:rsidRDefault="00962DBD" w:rsidP="00BB00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8A0" w:rsidRDefault="001A18A0" w:rsidP="00BB00C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F1E5D"/>
    <w:multiLevelType w:val="hybridMultilevel"/>
    <w:tmpl w:val="2C8EBF5E"/>
    <w:lvl w:ilvl="0" w:tplc="D0CA5B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383907"/>
    <w:multiLevelType w:val="hybridMultilevel"/>
    <w:tmpl w:val="11BC94E0"/>
    <w:lvl w:ilvl="0" w:tplc="1C3EBE5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E050F"/>
    <w:multiLevelType w:val="hybridMultilevel"/>
    <w:tmpl w:val="5B7E446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BB3037C"/>
    <w:multiLevelType w:val="multilevel"/>
    <w:tmpl w:val="3C40B00C"/>
    <w:lvl w:ilvl="0">
      <w:start w:val="1"/>
      <w:numFmt w:val="decimal"/>
      <w:lvlText w:val="%1."/>
      <w:lvlJc w:val="left"/>
      <w:pPr>
        <w:tabs>
          <w:tab w:val="num" w:pos="644"/>
        </w:tabs>
        <w:ind w:left="644" w:hanging="360"/>
      </w:pPr>
    </w:lvl>
    <w:lvl w:ilvl="1">
      <w:start w:val="1"/>
      <w:numFmt w:val="decimal"/>
      <w:isLgl/>
      <w:lvlText w:val="%1.%2."/>
      <w:lvlJc w:val="left"/>
      <w:pPr>
        <w:tabs>
          <w:tab w:val="num" w:pos="704"/>
        </w:tabs>
        <w:ind w:left="704" w:hanging="420"/>
      </w:pPr>
      <w:rPr>
        <w:rFonts w:hint="default"/>
      </w:rPr>
    </w:lvl>
    <w:lvl w:ilvl="2">
      <w:start w:val="1"/>
      <w:numFmt w:val="decimal"/>
      <w:isLgl/>
      <w:lvlText w:val="%1.%2.%3."/>
      <w:lvlJc w:val="left"/>
      <w:pPr>
        <w:tabs>
          <w:tab w:val="num" w:pos="1004"/>
        </w:tabs>
        <w:ind w:left="1004" w:hanging="720"/>
      </w:pPr>
      <w:rPr>
        <w:rFonts w:hint="default"/>
      </w:rPr>
    </w:lvl>
    <w:lvl w:ilvl="3">
      <w:start w:val="1"/>
      <w:numFmt w:val="decimal"/>
      <w:isLgl/>
      <w:lvlText w:val="%1.%2.%3.%4."/>
      <w:lvlJc w:val="left"/>
      <w:pPr>
        <w:tabs>
          <w:tab w:val="num" w:pos="1004"/>
        </w:tabs>
        <w:ind w:left="1004" w:hanging="720"/>
      </w:pPr>
      <w:rPr>
        <w:rFonts w:hint="default"/>
      </w:rPr>
    </w:lvl>
    <w:lvl w:ilvl="4">
      <w:start w:val="1"/>
      <w:numFmt w:val="decimal"/>
      <w:isLgl/>
      <w:lvlText w:val="%1.%2.%3.%4.%5."/>
      <w:lvlJc w:val="left"/>
      <w:pPr>
        <w:tabs>
          <w:tab w:val="num" w:pos="1364"/>
        </w:tabs>
        <w:ind w:left="1364" w:hanging="1080"/>
      </w:pPr>
      <w:rPr>
        <w:rFonts w:hint="default"/>
      </w:rPr>
    </w:lvl>
    <w:lvl w:ilvl="5">
      <w:start w:val="1"/>
      <w:numFmt w:val="decimal"/>
      <w:isLgl/>
      <w:lvlText w:val="%1.%2.%3.%4.%5.%6."/>
      <w:lvlJc w:val="left"/>
      <w:pPr>
        <w:tabs>
          <w:tab w:val="num" w:pos="1364"/>
        </w:tabs>
        <w:ind w:left="1364" w:hanging="1080"/>
      </w:pPr>
      <w:rPr>
        <w:rFonts w:hint="default"/>
      </w:rPr>
    </w:lvl>
    <w:lvl w:ilvl="6">
      <w:start w:val="1"/>
      <w:numFmt w:val="decimal"/>
      <w:isLgl/>
      <w:lvlText w:val="%1.%2.%3.%4.%5.%6.%7."/>
      <w:lvlJc w:val="left"/>
      <w:pPr>
        <w:tabs>
          <w:tab w:val="num" w:pos="1724"/>
        </w:tabs>
        <w:ind w:left="1724" w:hanging="1440"/>
      </w:pPr>
      <w:rPr>
        <w:rFonts w:hint="default"/>
      </w:rPr>
    </w:lvl>
    <w:lvl w:ilvl="7">
      <w:start w:val="1"/>
      <w:numFmt w:val="decimal"/>
      <w:isLgl/>
      <w:lvlText w:val="%1.%2.%3.%4.%5.%6.%7.%8."/>
      <w:lvlJc w:val="left"/>
      <w:pPr>
        <w:tabs>
          <w:tab w:val="num" w:pos="1724"/>
        </w:tabs>
        <w:ind w:left="1724" w:hanging="1440"/>
      </w:pPr>
      <w:rPr>
        <w:rFonts w:hint="default"/>
      </w:rPr>
    </w:lvl>
    <w:lvl w:ilvl="8">
      <w:start w:val="1"/>
      <w:numFmt w:val="decimal"/>
      <w:isLgl/>
      <w:lvlText w:val="%1.%2.%3.%4.%5.%6.%7.%8.%9."/>
      <w:lvlJc w:val="left"/>
      <w:pPr>
        <w:tabs>
          <w:tab w:val="num" w:pos="2084"/>
        </w:tabs>
        <w:ind w:left="2084" w:hanging="1800"/>
      </w:pPr>
      <w:rPr>
        <w:rFonts w:hint="default"/>
      </w:rPr>
    </w:lvl>
  </w:abstractNum>
  <w:abstractNum w:abstractNumId="4">
    <w:nsid w:val="0EDD76A6"/>
    <w:multiLevelType w:val="hybridMultilevel"/>
    <w:tmpl w:val="27E26096"/>
    <w:lvl w:ilvl="0" w:tplc="D0CA5BD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266266"/>
    <w:multiLevelType w:val="hybridMultilevel"/>
    <w:tmpl w:val="94087186"/>
    <w:lvl w:ilvl="0" w:tplc="EBE65C7C">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
    <w:nsid w:val="10FA7511"/>
    <w:multiLevelType w:val="hybridMultilevel"/>
    <w:tmpl w:val="9C841C08"/>
    <w:lvl w:ilvl="0" w:tplc="C2003040">
      <w:start w:val="1"/>
      <w:numFmt w:val="upperRoman"/>
      <w:lvlText w:val="%1.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85395B"/>
    <w:multiLevelType w:val="hybridMultilevel"/>
    <w:tmpl w:val="4142E0F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D615765"/>
    <w:multiLevelType w:val="hybridMultilevel"/>
    <w:tmpl w:val="0F56D8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E6821F9"/>
    <w:multiLevelType w:val="hybridMultilevel"/>
    <w:tmpl w:val="0BE49E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F5065A"/>
    <w:multiLevelType w:val="hybridMultilevel"/>
    <w:tmpl w:val="CFD6D41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1887A85"/>
    <w:multiLevelType w:val="multilevel"/>
    <w:tmpl w:val="9496C700"/>
    <w:lvl w:ilvl="0">
      <w:start w:val="1"/>
      <w:numFmt w:val="upperRoman"/>
      <w:suff w:val="space"/>
      <w:lvlText w:val="%1."/>
      <w:lvlJc w:val="left"/>
      <w:pPr>
        <w:ind w:left="284" w:hanging="114"/>
      </w:pPr>
      <w:rPr>
        <w:rFonts w:ascii="Times New Roman" w:hAnsi="Times New Roman" w:hint="default"/>
        <w:b/>
        <w:i w:val="0"/>
        <w:sz w:val="28"/>
      </w:rPr>
    </w:lvl>
    <w:lvl w:ilvl="1">
      <w:start w:val="1"/>
      <w:numFmt w:val="decimal"/>
      <w:suff w:val="space"/>
      <w:lvlText w:val="%1.%2. "/>
      <w:lvlJc w:val="left"/>
      <w:pPr>
        <w:ind w:left="293" w:hanging="113"/>
      </w:pPr>
      <w:rPr>
        <w:rFonts w:ascii="Times New Roman" w:hAnsi="Times New Roman" w:hint="default"/>
        <w:b/>
        <w:i w:val="0"/>
        <w:sz w:val="2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34597C3A"/>
    <w:multiLevelType w:val="hybridMultilevel"/>
    <w:tmpl w:val="3498180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9855D98"/>
    <w:multiLevelType w:val="hybridMultilevel"/>
    <w:tmpl w:val="A44A24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8718F"/>
    <w:multiLevelType w:val="hybridMultilevel"/>
    <w:tmpl w:val="9410B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AA17F4"/>
    <w:multiLevelType w:val="hybridMultilevel"/>
    <w:tmpl w:val="4A8065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F17081D"/>
    <w:multiLevelType w:val="hybridMultilevel"/>
    <w:tmpl w:val="5FA4AB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5EB01B5"/>
    <w:multiLevelType w:val="hybridMultilevel"/>
    <w:tmpl w:val="7CAE8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89678E0"/>
    <w:multiLevelType w:val="hybridMultilevel"/>
    <w:tmpl w:val="E3A847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0B56FDE"/>
    <w:multiLevelType w:val="hybridMultilevel"/>
    <w:tmpl w:val="0CE62FC4"/>
    <w:lvl w:ilvl="0" w:tplc="5C6064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B65AEC"/>
    <w:multiLevelType w:val="hybridMultilevel"/>
    <w:tmpl w:val="A10E10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356DEE"/>
    <w:multiLevelType w:val="hybridMultilevel"/>
    <w:tmpl w:val="188AAD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6DF354C"/>
    <w:multiLevelType w:val="hybridMultilevel"/>
    <w:tmpl w:val="9FEA7C2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A4069A7"/>
    <w:multiLevelType w:val="hybridMultilevel"/>
    <w:tmpl w:val="6F3A6F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4803F7"/>
    <w:multiLevelType w:val="multilevel"/>
    <w:tmpl w:val="42681632"/>
    <w:lvl w:ilvl="0">
      <w:start w:val="1"/>
      <w:numFmt w:val="upperRoman"/>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6BCD67DF"/>
    <w:multiLevelType w:val="hybridMultilevel"/>
    <w:tmpl w:val="63CE2ADE"/>
    <w:lvl w:ilvl="0" w:tplc="D0CA5B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0E28CC"/>
    <w:multiLevelType w:val="hybridMultilevel"/>
    <w:tmpl w:val="9E70C7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8871EA1"/>
    <w:multiLevelType w:val="hybridMultilevel"/>
    <w:tmpl w:val="618EE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C7D1189"/>
    <w:multiLevelType w:val="multilevel"/>
    <w:tmpl w:val="EC343D3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7D2B249F"/>
    <w:multiLevelType w:val="hybridMultilevel"/>
    <w:tmpl w:val="B150D35C"/>
    <w:lvl w:ilvl="0" w:tplc="D0CA5BD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6"/>
  </w:num>
  <w:num w:numId="3">
    <w:abstractNumId w:val="11"/>
  </w:num>
  <w:num w:numId="4">
    <w:abstractNumId w:val="3"/>
  </w:num>
  <w:num w:numId="5">
    <w:abstractNumId w:val="28"/>
  </w:num>
  <w:num w:numId="6">
    <w:abstractNumId w:val="1"/>
  </w:num>
  <w:num w:numId="7">
    <w:abstractNumId w:val="16"/>
  </w:num>
  <w:num w:numId="8">
    <w:abstractNumId w:val="29"/>
  </w:num>
  <w:num w:numId="9">
    <w:abstractNumId w:val="0"/>
  </w:num>
  <w:num w:numId="10">
    <w:abstractNumId w:val="2"/>
  </w:num>
  <w:num w:numId="11">
    <w:abstractNumId w:val="23"/>
  </w:num>
  <w:num w:numId="12">
    <w:abstractNumId w:val="20"/>
  </w:num>
  <w:num w:numId="13">
    <w:abstractNumId w:val="21"/>
  </w:num>
  <w:num w:numId="14">
    <w:abstractNumId w:val="26"/>
  </w:num>
  <w:num w:numId="15">
    <w:abstractNumId w:val="13"/>
  </w:num>
  <w:num w:numId="16">
    <w:abstractNumId w:val="18"/>
  </w:num>
  <w:num w:numId="17">
    <w:abstractNumId w:val="12"/>
  </w:num>
  <w:num w:numId="18">
    <w:abstractNumId w:val="14"/>
  </w:num>
  <w:num w:numId="19">
    <w:abstractNumId w:val="8"/>
  </w:num>
  <w:num w:numId="20">
    <w:abstractNumId w:val="9"/>
  </w:num>
  <w:num w:numId="21">
    <w:abstractNumId w:val="22"/>
  </w:num>
  <w:num w:numId="22">
    <w:abstractNumId w:val="25"/>
  </w:num>
  <w:num w:numId="23">
    <w:abstractNumId w:val="15"/>
  </w:num>
  <w:num w:numId="24">
    <w:abstractNumId w:val="4"/>
  </w:num>
  <w:num w:numId="25">
    <w:abstractNumId w:val="7"/>
  </w:num>
  <w:num w:numId="26">
    <w:abstractNumId w:val="10"/>
  </w:num>
  <w:num w:numId="27">
    <w:abstractNumId w:val="5"/>
  </w:num>
  <w:num w:numId="28">
    <w:abstractNumId w:val="24"/>
  </w:num>
  <w:num w:numId="29">
    <w:abstractNumId w:val="24"/>
  </w:num>
  <w:num w:numId="30">
    <w:abstractNumId w:val="24"/>
  </w:num>
  <w:num w:numId="31">
    <w:abstractNumId w:val="24"/>
  </w:num>
  <w:num w:numId="32">
    <w:abstractNumId w:val="24"/>
  </w:num>
  <w:num w:numId="33">
    <w:abstractNumId w:val="24"/>
  </w:num>
  <w:num w:numId="34">
    <w:abstractNumId w:val="24"/>
  </w:num>
  <w:num w:numId="35">
    <w:abstractNumId w:val="24"/>
  </w:num>
  <w:num w:numId="36">
    <w:abstractNumId w:val="24"/>
  </w:num>
  <w:num w:numId="37">
    <w:abstractNumId w:val="24"/>
  </w:num>
  <w:num w:numId="38">
    <w:abstractNumId w:val="19"/>
  </w:num>
  <w:num w:numId="39">
    <w:abstractNumId w:val="27"/>
  </w:num>
  <w:num w:numId="40">
    <w:abstractNumId w:val="17"/>
  </w:num>
  <w:num w:numId="41">
    <w:abstractNumId w:val="24"/>
  </w:num>
  <w:num w:numId="42">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visionView w:markup="0"/>
  <w:trackRevisions/>
  <w:defaultTabStop w:val="720"/>
  <w:characterSpacingControl w:val="doNotCompress"/>
  <w:hdrShapeDefaults>
    <o:shapedefaults v:ext="edit" spidmax="5122"/>
  </w:hdrShapeDefaults>
  <w:footnotePr>
    <w:footnote w:id="-1"/>
    <w:footnote w:id="0"/>
  </w:footnotePr>
  <w:endnotePr>
    <w:endnote w:id="-1"/>
    <w:endnote w:id="0"/>
  </w:endnotePr>
  <w:compat/>
  <w:rsids>
    <w:rsidRoot w:val="00BB00C7"/>
    <w:rsid w:val="00013DEC"/>
    <w:rsid w:val="00041449"/>
    <w:rsid w:val="00054F6D"/>
    <w:rsid w:val="00055468"/>
    <w:rsid w:val="00075BD2"/>
    <w:rsid w:val="00083BCF"/>
    <w:rsid w:val="000A3EBA"/>
    <w:rsid w:val="000B12FF"/>
    <w:rsid w:val="000B490A"/>
    <w:rsid w:val="000C425F"/>
    <w:rsid w:val="000E7712"/>
    <w:rsid w:val="00102C19"/>
    <w:rsid w:val="00144B48"/>
    <w:rsid w:val="00172209"/>
    <w:rsid w:val="00194F00"/>
    <w:rsid w:val="001A18A0"/>
    <w:rsid w:val="001A34DC"/>
    <w:rsid w:val="001E45E2"/>
    <w:rsid w:val="00200C4D"/>
    <w:rsid w:val="00201800"/>
    <w:rsid w:val="0022167C"/>
    <w:rsid w:val="00235742"/>
    <w:rsid w:val="00237508"/>
    <w:rsid w:val="00261A3D"/>
    <w:rsid w:val="002663DC"/>
    <w:rsid w:val="00276CE9"/>
    <w:rsid w:val="00296CCD"/>
    <w:rsid w:val="002C782D"/>
    <w:rsid w:val="002E4DEA"/>
    <w:rsid w:val="002F4007"/>
    <w:rsid w:val="0035546A"/>
    <w:rsid w:val="00374F2D"/>
    <w:rsid w:val="00394917"/>
    <w:rsid w:val="003C07B6"/>
    <w:rsid w:val="003C0E5E"/>
    <w:rsid w:val="003C6FED"/>
    <w:rsid w:val="00424BF9"/>
    <w:rsid w:val="00452EC5"/>
    <w:rsid w:val="00465362"/>
    <w:rsid w:val="004667C5"/>
    <w:rsid w:val="00467082"/>
    <w:rsid w:val="004905CE"/>
    <w:rsid w:val="004A3D30"/>
    <w:rsid w:val="00501871"/>
    <w:rsid w:val="00504C34"/>
    <w:rsid w:val="005726F2"/>
    <w:rsid w:val="0057420E"/>
    <w:rsid w:val="0057713A"/>
    <w:rsid w:val="00582060"/>
    <w:rsid w:val="005E5F05"/>
    <w:rsid w:val="00606340"/>
    <w:rsid w:val="006147C6"/>
    <w:rsid w:val="006619A8"/>
    <w:rsid w:val="00666A01"/>
    <w:rsid w:val="006704EC"/>
    <w:rsid w:val="006711AE"/>
    <w:rsid w:val="006720BB"/>
    <w:rsid w:val="006725BB"/>
    <w:rsid w:val="00680B4C"/>
    <w:rsid w:val="00684C99"/>
    <w:rsid w:val="00705251"/>
    <w:rsid w:val="007A64E2"/>
    <w:rsid w:val="007D6B92"/>
    <w:rsid w:val="0081231A"/>
    <w:rsid w:val="0082045A"/>
    <w:rsid w:val="00821784"/>
    <w:rsid w:val="008402C1"/>
    <w:rsid w:val="008413BE"/>
    <w:rsid w:val="0086430D"/>
    <w:rsid w:val="008658F3"/>
    <w:rsid w:val="008728EA"/>
    <w:rsid w:val="0088042D"/>
    <w:rsid w:val="008A47D7"/>
    <w:rsid w:val="008B2E67"/>
    <w:rsid w:val="008C4242"/>
    <w:rsid w:val="008D6984"/>
    <w:rsid w:val="008F7CDD"/>
    <w:rsid w:val="00910E0C"/>
    <w:rsid w:val="00916C4E"/>
    <w:rsid w:val="00947C91"/>
    <w:rsid w:val="00951E7F"/>
    <w:rsid w:val="00962DBD"/>
    <w:rsid w:val="00963382"/>
    <w:rsid w:val="00987FFD"/>
    <w:rsid w:val="00992D75"/>
    <w:rsid w:val="009D6A2A"/>
    <w:rsid w:val="009E0D85"/>
    <w:rsid w:val="009F1DD8"/>
    <w:rsid w:val="00A07205"/>
    <w:rsid w:val="00A14FAE"/>
    <w:rsid w:val="00A466AF"/>
    <w:rsid w:val="00A62D79"/>
    <w:rsid w:val="00AA037E"/>
    <w:rsid w:val="00AA3263"/>
    <w:rsid w:val="00AB0D85"/>
    <w:rsid w:val="00AD6CC9"/>
    <w:rsid w:val="00AF17B4"/>
    <w:rsid w:val="00AF24D4"/>
    <w:rsid w:val="00B04D34"/>
    <w:rsid w:val="00B15189"/>
    <w:rsid w:val="00B23058"/>
    <w:rsid w:val="00B433D5"/>
    <w:rsid w:val="00B64175"/>
    <w:rsid w:val="00B64D1F"/>
    <w:rsid w:val="00B97D0C"/>
    <w:rsid w:val="00BA3D86"/>
    <w:rsid w:val="00BB00C7"/>
    <w:rsid w:val="00BB2371"/>
    <w:rsid w:val="00BC5E0C"/>
    <w:rsid w:val="00BD4C15"/>
    <w:rsid w:val="00BE0882"/>
    <w:rsid w:val="00C44B99"/>
    <w:rsid w:val="00C54BFD"/>
    <w:rsid w:val="00C62134"/>
    <w:rsid w:val="00C95F18"/>
    <w:rsid w:val="00CE4511"/>
    <w:rsid w:val="00CF123A"/>
    <w:rsid w:val="00CF7A05"/>
    <w:rsid w:val="00D13EF3"/>
    <w:rsid w:val="00D1796E"/>
    <w:rsid w:val="00D22DB2"/>
    <w:rsid w:val="00D4094F"/>
    <w:rsid w:val="00D46376"/>
    <w:rsid w:val="00D516A6"/>
    <w:rsid w:val="00D818B1"/>
    <w:rsid w:val="00D8500C"/>
    <w:rsid w:val="00D95214"/>
    <w:rsid w:val="00DA1A5F"/>
    <w:rsid w:val="00DB685E"/>
    <w:rsid w:val="00DD0AB9"/>
    <w:rsid w:val="00DD2BD3"/>
    <w:rsid w:val="00DD4DA7"/>
    <w:rsid w:val="00DD7D09"/>
    <w:rsid w:val="00DE24F6"/>
    <w:rsid w:val="00DE5B2C"/>
    <w:rsid w:val="00E036AB"/>
    <w:rsid w:val="00E0553C"/>
    <w:rsid w:val="00E05898"/>
    <w:rsid w:val="00E33F08"/>
    <w:rsid w:val="00E53FE6"/>
    <w:rsid w:val="00E7682A"/>
    <w:rsid w:val="00ED54AB"/>
    <w:rsid w:val="00EF5A46"/>
    <w:rsid w:val="00F56285"/>
    <w:rsid w:val="00F56C35"/>
    <w:rsid w:val="00F653BF"/>
    <w:rsid w:val="00FB0527"/>
    <w:rsid w:val="00FC70D7"/>
    <w:rsid w:val="00FF45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C34"/>
  </w:style>
  <w:style w:type="paragraph" w:styleId="Heading1">
    <w:name w:val="heading 1"/>
    <w:basedOn w:val="Normal"/>
    <w:next w:val="Normal"/>
    <w:link w:val="Heading1Char"/>
    <w:qFormat/>
    <w:rsid w:val="00BB00C7"/>
    <w:pPr>
      <w:keepNext/>
      <w:keepLines/>
      <w:numPr>
        <w:numId w:val="1"/>
      </w:numPr>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nhideWhenUsed/>
    <w:qFormat/>
    <w:rsid w:val="008C4242"/>
    <w:pPr>
      <w:keepNext/>
      <w:keepLines/>
      <w:numPr>
        <w:ilvl w:val="1"/>
        <w:numId w:val="1"/>
      </w:numPr>
      <w:spacing w:before="120" w:after="120" w:line="240" w:lineRule="auto"/>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8C4242"/>
    <w:pPr>
      <w:keepNext/>
      <w:keepLines/>
      <w:numPr>
        <w:ilvl w:val="2"/>
        <w:numId w:val="1"/>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8C4242"/>
    <w:pPr>
      <w:keepNext/>
      <w:keepLines/>
      <w:numPr>
        <w:ilvl w:val="3"/>
        <w:numId w:val="1"/>
      </w:numPr>
      <w:spacing w:before="120" w:after="120" w:line="240" w:lineRule="auto"/>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semiHidden/>
    <w:unhideWhenUsed/>
    <w:qFormat/>
    <w:rsid w:val="00BB00C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B00C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B00C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B00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00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0C7"/>
    <w:rPr>
      <w:rFonts w:ascii="Times New Roman" w:eastAsiaTheme="majorEastAsia" w:hAnsi="Times New Roman" w:cstheme="majorBidi"/>
      <w:b/>
      <w:sz w:val="26"/>
      <w:szCs w:val="32"/>
    </w:rPr>
  </w:style>
  <w:style w:type="character" w:customStyle="1" w:styleId="Heading2Char">
    <w:name w:val="Heading 2 Char"/>
    <w:basedOn w:val="DefaultParagraphFont"/>
    <w:link w:val="Heading2"/>
    <w:rsid w:val="008C424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C424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8C4242"/>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semiHidden/>
    <w:rsid w:val="00BB00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B00C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B00C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B00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B00C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B00C7"/>
    <w:pPr>
      <w:ind w:left="720"/>
      <w:contextualSpacing/>
    </w:pPr>
  </w:style>
  <w:style w:type="table" w:styleId="TableGrid">
    <w:name w:val="Table Grid"/>
    <w:basedOn w:val="TableNormal"/>
    <w:uiPriority w:val="39"/>
    <w:rsid w:val="00BB00C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BB00C7"/>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BB00C7"/>
    <w:rPr>
      <w:rFonts w:ascii="Times New Roman" w:eastAsia="Times New Roman" w:hAnsi="Times New Roman" w:cs="Times New Roman"/>
      <w:sz w:val="24"/>
      <w:szCs w:val="24"/>
    </w:rPr>
  </w:style>
  <w:style w:type="paragraph" w:styleId="TOC1">
    <w:name w:val="toc 1"/>
    <w:basedOn w:val="Normal"/>
    <w:next w:val="Normal"/>
    <w:autoRedefine/>
    <w:uiPriority w:val="39"/>
    <w:rsid w:val="00BB00C7"/>
    <w:pPr>
      <w:tabs>
        <w:tab w:val="left" w:pos="540"/>
        <w:tab w:val="right" w:leader="dot" w:pos="9072"/>
      </w:tabs>
      <w:spacing w:after="1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rsid w:val="00BB00C7"/>
    <w:pPr>
      <w:spacing w:after="100" w:line="240" w:lineRule="auto"/>
      <w:ind w:left="240"/>
    </w:pPr>
    <w:rPr>
      <w:rFonts w:ascii="Times New Roman" w:eastAsia="Times New Roman" w:hAnsi="Times New Roman" w:cs="Times New Roman"/>
      <w:sz w:val="24"/>
      <w:szCs w:val="24"/>
    </w:rPr>
  </w:style>
  <w:style w:type="character" w:styleId="Emphasis">
    <w:name w:val="Emphasis"/>
    <w:basedOn w:val="DefaultParagraphFont"/>
    <w:rsid w:val="00BB00C7"/>
    <w:rPr>
      <w:i/>
      <w:iCs/>
    </w:rPr>
  </w:style>
  <w:style w:type="character" w:styleId="Hyperlink">
    <w:name w:val="Hyperlink"/>
    <w:basedOn w:val="DefaultParagraphFont"/>
    <w:uiPriority w:val="99"/>
    <w:unhideWhenUsed/>
    <w:rsid w:val="00BB00C7"/>
    <w:rPr>
      <w:color w:val="0563C1" w:themeColor="hyperlink"/>
      <w:u w:val="single"/>
    </w:rPr>
  </w:style>
  <w:style w:type="paragraph" w:styleId="Footer">
    <w:name w:val="footer"/>
    <w:basedOn w:val="Normal"/>
    <w:link w:val="FooterChar"/>
    <w:uiPriority w:val="99"/>
    <w:unhideWhenUsed/>
    <w:rsid w:val="00BB0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0C7"/>
  </w:style>
  <w:style w:type="paragraph" w:styleId="TOC3">
    <w:name w:val="toc 3"/>
    <w:basedOn w:val="Normal"/>
    <w:next w:val="Normal"/>
    <w:autoRedefine/>
    <w:uiPriority w:val="39"/>
    <w:unhideWhenUsed/>
    <w:rsid w:val="008C4242"/>
    <w:pPr>
      <w:spacing w:after="100"/>
      <w:ind w:left="440"/>
    </w:pPr>
  </w:style>
  <w:style w:type="character" w:customStyle="1" w:styleId="UnresolvedMention">
    <w:name w:val="Unresolved Mention"/>
    <w:basedOn w:val="DefaultParagraphFont"/>
    <w:uiPriority w:val="99"/>
    <w:semiHidden/>
    <w:unhideWhenUsed/>
    <w:rsid w:val="005E5F05"/>
    <w:rPr>
      <w:color w:val="605E5C"/>
      <w:shd w:val="clear" w:color="auto" w:fill="E1DFDD"/>
    </w:rPr>
  </w:style>
  <w:style w:type="character" w:styleId="FollowedHyperlink">
    <w:name w:val="FollowedHyperlink"/>
    <w:basedOn w:val="DefaultParagraphFont"/>
    <w:uiPriority w:val="99"/>
    <w:semiHidden/>
    <w:unhideWhenUsed/>
    <w:rsid w:val="00AA037E"/>
    <w:rPr>
      <w:color w:val="954F72" w:themeColor="followedHyperlink"/>
      <w:u w:val="single"/>
    </w:rPr>
  </w:style>
  <w:style w:type="paragraph" w:styleId="BalloonText">
    <w:name w:val="Balloon Text"/>
    <w:basedOn w:val="Normal"/>
    <w:link w:val="BalloonTextChar"/>
    <w:uiPriority w:val="99"/>
    <w:semiHidden/>
    <w:unhideWhenUsed/>
    <w:rsid w:val="005742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420E"/>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62878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F92A9-96F5-44F1-AD6B-F55148536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14</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ndl</dc:creator>
  <cp:lastModifiedBy>nguyendinhloi</cp:lastModifiedBy>
  <cp:revision>44</cp:revision>
  <cp:lastPrinted>2019-12-06T10:31:00Z</cp:lastPrinted>
  <dcterms:created xsi:type="dcterms:W3CDTF">2020-03-12T03:23:00Z</dcterms:created>
  <dcterms:modified xsi:type="dcterms:W3CDTF">2020-03-12T04:21:00Z</dcterms:modified>
</cp:coreProperties>
</file>